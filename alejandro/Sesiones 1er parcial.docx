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B4BF" w14:textId="1597777E" w:rsidR="00FE1A1A" w:rsidRDefault="00A13468" w:rsidP="002D16D0">
      <w:r>
        <w:t>SESION 2 1er parcial</w:t>
      </w:r>
    </w:p>
    <w:p w14:paraId="36F347B9" w14:textId="7075BD09" w:rsidR="00A13468" w:rsidRDefault="00A13468" w:rsidP="002D16D0">
      <w:r>
        <w:t>Introducción a la administración de la seguridad informática</w:t>
      </w:r>
    </w:p>
    <w:p w14:paraId="48A84C0D" w14:textId="288E6CAA" w:rsidR="00A13468" w:rsidRDefault="00A13468" w:rsidP="002D16D0">
      <w:pPr>
        <w:pBdr>
          <w:top w:val="single" w:sz="6" w:space="1" w:color="auto"/>
          <w:bottom w:val="single" w:sz="6" w:space="1" w:color="auto"/>
        </w:pBdr>
      </w:pPr>
      <w:r>
        <w:t>Objetivo: al finalizar la sesión el alumno identificara los conceptos base en la administración de la seguridad informática bajo estándares de certificación ISO 27000</w:t>
      </w:r>
    </w:p>
    <w:p w14:paraId="3DE52D60" w14:textId="44F61C88" w:rsidR="00A13468" w:rsidRDefault="00A13468" w:rsidP="002D16D0">
      <w:r>
        <w:t>Consideraciones teóricas: la forma internacional ISO (organización internacional de normalización) específicamente para ISO 2700 formaliza procesos, estándares, metodologías en función a sistemas de gestión de la seguridad de la información</w:t>
      </w:r>
      <w:r w:rsidR="005F1592">
        <w:t>, sus directrices, gobernabilidad y administración. Define lo siguiente:</w:t>
      </w:r>
    </w:p>
    <w:p w14:paraId="1E65C97F" w14:textId="375C7AF2" w:rsidR="005F1592" w:rsidRDefault="005F1592" w:rsidP="002D16D0">
      <w:pPr>
        <w:pStyle w:val="Prrafodelista"/>
        <w:numPr>
          <w:ilvl w:val="0"/>
          <w:numId w:val="1"/>
        </w:numPr>
        <w:ind w:left="0"/>
      </w:pPr>
      <w:r>
        <w:t xml:space="preserve">Administración. Procesos por etapas (planeación, organización, dirección y control) para obtener mayor productividad, un costo beneficio optimo en cualquier área de la función (nube, ciberseguridad, sistemas operativos, bases de datos, soporte técnico ti, infraestructura, redes, telecomunicaciones, </w:t>
      </w:r>
      <w:proofErr w:type="spellStart"/>
      <w:r>
        <w:t>etc</w:t>
      </w:r>
      <w:proofErr w:type="spellEnd"/>
      <w:r>
        <w:t>)</w:t>
      </w:r>
    </w:p>
    <w:p w14:paraId="07BE2AA7" w14:textId="4B32AD12" w:rsidR="005F1592" w:rsidRDefault="005F1592" w:rsidP="002D16D0">
      <w:pPr>
        <w:pStyle w:val="Prrafodelista"/>
        <w:numPr>
          <w:ilvl w:val="0"/>
          <w:numId w:val="1"/>
        </w:numPr>
        <w:ind w:left="0"/>
      </w:pPr>
      <w:r>
        <w:t xml:space="preserve">Información. Datos, comunicación, adquisición de conocimiento digital, conocimiento humano que permite ampliar o presentar un campo, materia o área almacenado </w:t>
      </w:r>
    </w:p>
    <w:p w14:paraId="43EFA439" w14:textId="234B50D8" w:rsidR="005F1592" w:rsidRDefault="005F1592" w:rsidP="002D16D0">
      <w:pPr>
        <w:pStyle w:val="Prrafodelista"/>
        <w:numPr>
          <w:ilvl w:val="0"/>
          <w:numId w:val="1"/>
        </w:numPr>
        <w:ind w:left="0"/>
      </w:pPr>
      <w:r>
        <w:t>Seguridad informática. Protección, salvaguarda de los activos tecnológicas, digitales en contra de amenazas</w:t>
      </w:r>
      <w:r w:rsidR="00246E89">
        <w:t>, vulnerabilidades, ataques, riesgos aplicados (confidencialidad, integridad, disponibilidad)</w:t>
      </w:r>
    </w:p>
    <w:p w14:paraId="2F5B83A4" w14:textId="0C66CA10" w:rsidR="00246E89" w:rsidRDefault="00246E89" w:rsidP="002D16D0">
      <w:r>
        <w:t>Administración de la seguridad informática.</w:t>
      </w:r>
    </w:p>
    <w:p w14:paraId="0320978F" w14:textId="79EE3520" w:rsidR="00246E89" w:rsidRDefault="00246E89" w:rsidP="002D16D0">
      <w:r>
        <w:t xml:space="preserve">Apoya, organiza, planifica, automatiza, controla todas las tareas, actividades, procesos, funciones a nivel tecnológico, infraestructura de las empresas para identificar, </w:t>
      </w:r>
      <w:proofErr w:type="spellStart"/>
      <w:r>
        <w:t>renidminetos</w:t>
      </w:r>
      <w:proofErr w:type="spellEnd"/>
      <w:r>
        <w:t xml:space="preserve">, productividad, identificar riesgos, </w:t>
      </w:r>
      <w:proofErr w:type="gramStart"/>
      <w:r>
        <w:t>amenazas ,</w:t>
      </w:r>
      <w:proofErr w:type="gramEnd"/>
      <w:r>
        <w:t xml:space="preserve"> resoluciones y toma de decisiones bajo diseño, implementación y mantenimiento de sistemas de gestión de la seguridad de la información (SGSI) norma </w:t>
      </w:r>
      <w:proofErr w:type="spellStart"/>
      <w:r>
        <w:t>iso</w:t>
      </w:r>
      <w:proofErr w:type="spellEnd"/>
      <w:r>
        <w:t xml:space="preserve"> 27000-27040</w:t>
      </w:r>
    </w:p>
    <w:p w14:paraId="38CE541C" w14:textId="48F0A0A2" w:rsidR="00246E89" w:rsidRDefault="00246E89" w:rsidP="002D16D0">
      <w:r>
        <w:rPr>
          <w:noProof/>
        </w:rPr>
        <w:drawing>
          <wp:inline distT="0" distB="0" distL="0" distR="0" wp14:anchorId="0554FF18" wp14:editId="65A35F6B">
            <wp:extent cx="5098931" cy="2984740"/>
            <wp:effectExtent l="0" t="0" r="6985" b="6350"/>
            <wp:docPr id="738201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0638" cy="2985739"/>
                    </a:xfrm>
                    <a:prstGeom prst="rect">
                      <a:avLst/>
                    </a:prstGeom>
                    <a:noFill/>
                  </pic:spPr>
                </pic:pic>
              </a:graphicData>
            </a:graphic>
          </wp:inline>
        </w:drawing>
      </w:r>
    </w:p>
    <w:p w14:paraId="0D665D15" w14:textId="1F22F14E" w:rsidR="00246E89" w:rsidRDefault="00DD5699" w:rsidP="002D16D0">
      <w:r>
        <w:lastRenderedPageBreak/>
        <w:t>Desarrollo:</w:t>
      </w:r>
    </w:p>
    <w:p w14:paraId="22BF4314" w14:textId="2146C191" w:rsidR="00DD5699" w:rsidRDefault="00DD5699" w:rsidP="002D16D0">
      <w:pPr>
        <w:pBdr>
          <w:bottom w:val="single" w:sz="6" w:space="1" w:color="auto"/>
        </w:pBdr>
      </w:pPr>
      <w:r>
        <w:t xml:space="preserve">Descargue y ejecute la herramienta MSAT (Microsoft </w:t>
      </w:r>
      <w:proofErr w:type="spellStart"/>
      <w:r>
        <w:t>segurity</w:t>
      </w:r>
      <w:proofErr w:type="spellEnd"/>
      <w:r>
        <w:t xml:space="preserve"> </w:t>
      </w:r>
      <w:proofErr w:type="spellStart"/>
      <w:r>
        <w:t>admin</w:t>
      </w:r>
      <w:proofErr w:type="spellEnd"/>
      <w:r>
        <w:t xml:space="preserve"> </w:t>
      </w:r>
      <w:proofErr w:type="spellStart"/>
      <w:r>
        <w:t>tool</w:t>
      </w:r>
      <w:proofErr w:type="spellEnd"/>
      <w:r>
        <w:t xml:space="preserve">) regulado bajo la norma </w:t>
      </w:r>
      <w:proofErr w:type="spellStart"/>
      <w:r>
        <w:t>iso</w:t>
      </w:r>
      <w:proofErr w:type="spellEnd"/>
      <w:r>
        <w:t xml:space="preserve"> 27000 para evaluar la administración de la seguridad informática de la universidad </w:t>
      </w:r>
    </w:p>
    <w:p w14:paraId="0EB256BD" w14:textId="64D1402A" w:rsidR="00DD5699" w:rsidRDefault="004B411B" w:rsidP="002D16D0">
      <w:r>
        <w:t xml:space="preserve">TEST profesional de evaluación de la administración de la seguridad informática MSAT </w:t>
      </w:r>
    </w:p>
    <w:p w14:paraId="32668432" w14:textId="0793481E" w:rsidR="004B411B" w:rsidRDefault="004B411B" w:rsidP="002D16D0">
      <w:r>
        <w:t xml:space="preserve">Incluye un cuestionario regulado por ISO 27000 y NIST permite ver los posibles </w:t>
      </w:r>
      <w:r w:rsidR="0009017D">
        <w:t>agujeros</w:t>
      </w:r>
      <w:r>
        <w:t xml:space="preserve">, vulnerabilidades, riesgos y situaciones </w:t>
      </w:r>
      <w:r w:rsidR="0009017D">
        <w:t>críticas</w:t>
      </w:r>
      <w:r>
        <w:t xml:space="preserve"> de la empresa.</w:t>
      </w:r>
    </w:p>
    <w:p w14:paraId="4AD9AE55" w14:textId="38426850" w:rsidR="004B411B" w:rsidRDefault="004B411B" w:rsidP="002D16D0">
      <w:r>
        <w:t xml:space="preserve">Proporciona </w:t>
      </w:r>
      <w:r w:rsidR="0009017D">
        <w:t>un perfil de la situación de la seguridad en todos los ámbitos tecnológicos</w:t>
      </w:r>
    </w:p>
    <w:p w14:paraId="6B6F51E9" w14:textId="0B2ACA4E" w:rsidR="0009017D" w:rsidRDefault="0009017D" w:rsidP="002D16D0">
      <w:r>
        <w:t xml:space="preserve">Da estadísticas y gráficos de impacto importantes </w:t>
      </w:r>
    </w:p>
    <w:p w14:paraId="07C91DFA" w14:textId="3FECA15D" w:rsidR="0009017D" w:rsidRDefault="0009017D" w:rsidP="002D16D0">
      <w:r>
        <w:t xml:space="preserve">Ofrece recomendaciones de las buenas prácticas de la administración de la seguridad informática </w:t>
      </w:r>
    </w:p>
    <w:p w14:paraId="6E5AB0F2" w14:textId="4CE8934A" w:rsidR="0009017D" w:rsidRDefault="0009017D" w:rsidP="002D16D0">
      <w:r>
        <w:t xml:space="preserve">Cuestionario interactivo que da por resultado </w:t>
      </w:r>
      <w:proofErr w:type="spellStart"/>
      <w:r>
        <w:t>DiDI</w:t>
      </w:r>
      <w:proofErr w:type="spellEnd"/>
      <w:r>
        <w:t xml:space="preserve"> (índice de defensa) y BRP (perfil de riesgos de negocios)</w:t>
      </w:r>
    </w:p>
    <w:p w14:paraId="4DD6AE73" w14:textId="77777777" w:rsidR="0009017D" w:rsidRDefault="0009017D" w:rsidP="002D16D0"/>
    <w:p w14:paraId="30B56860" w14:textId="29406664" w:rsidR="0009017D" w:rsidRDefault="0009017D" w:rsidP="002D16D0">
      <w:r>
        <w:t xml:space="preserve">Es una implementación </w:t>
      </w:r>
      <w:proofErr w:type="spellStart"/>
      <w:r>
        <w:t>de el</w:t>
      </w:r>
      <w:proofErr w:type="spellEnd"/>
      <w:r>
        <w:t xml:space="preserve"> marco de trabajo </w:t>
      </w:r>
      <w:proofErr w:type="spellStart"/>
      <w:r>
        <w:t>iso</w:t>
      </w:r>
      <w:proofErr w:type="spellEnd"/>
      <w:r>
        <w:t xml:space="preserve"> 27000-NIST es empleada con agentes de ciberseguridad CEO </w:t>
      </w:r>
    </w:p>
    <w:p w14:paraId="1B9BFC48" w14:textId="77777777" w:rsidR="0009017D" w:rsidRDefault="0009017D" w:rsidP="002D16D0"/>
    <w:p w14:paraId="448626EA" w14:textId="4481199C" w:rsidR="004C00D1" w:rsidRDefault="004C00D1" w:rsidP="002D16D0">
      <w:r>
        <w:t>uinBernal2024</w:t>
      </w:r>
    </w:p>
    <w:p w14:paraId="15F3DA92" w14:textId="3673E1CF" w:rsidR="004C00D1" w:rsidRDefault="004C00D1" w:rsidP="002D16D0">
      <w:r>
        <w:t xml:space="preserve">escriba al menos 5 </w:t>
      </w:r>
      <w:r w:rsidR="00A15475">
        <w:t xml:space="preserve">términos palabras o tecnologías desconocidas en investiguen </w:t>
      </w:r>
    </w:p>
    <w:p w14:paraId="207E5A43" w14:textId="438EEA0B" w:rsidR="00A15475" w:rsidRDefault="00A15475" w:rsidP="002D16D0">
      <w:r>
        <w:t>valor 0.3 puntos</w:t>
      </w:r>
    </w:p>
    <w:p w14:paraId="38CFF119" w14:textId="1857E2FC" w:rsidR="00A15475" w:rsidRDefault="00A15475" w:rsidP="002D16D0">
      <w:r>
        <w:rPr>
          <w:noProof/>
        </w:rPr>
        <w:drawing>
          <wp:inline distT="0" distB="0" distL="0" distR="0" wp14:anchorId="7EABA3FA" wp14:editId="2FBC978F">
            <wp:extent cx="5612130" cy="3155315"/>
            <wp:effectExtent l="0" t="0" r="7620" b="6985"/>
            <wp:docPr id="9049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321" name=""/>
                    <pic:cNvPicPr/>
                  </pic:nvPicPr>
                  <pic:blipFill>
                    <a:blip r:embed="rId6"/>
                    <a:stretch>
                      <a:fillRect/>
                    </a:stretch>
                  </pic:blipFill>
                  <pic:spPr>
                    <a:xfrm>
                      <a:off x="0" y="0"/>
                      <a:ext cx="5612130" cy="3155315"/>
                    </a:xfrm>
                    <a:prstGeom prst="rect">
                      <a:avLst/>
                    </a:prstGeom>
                  </pic:spPr>
                </pic:pic>
              </a:graphicData>
            </a:graphic>
          </wp:inline>
        </w:drawing>
      </w:r>
    </w:p>
    <w:p w14:paraId="7B0C9BEA" w14:textId="77777777" w:rsidR="00A036AB" w:rsidRDefault="00A036AB" w:rsidP="002D16D0">
      <w:pPr>
        <w:rPr>
          <w:ins w:id="0" w:author="ANTONIO BERNAL FIGUEROA" w:date="2024-01-25T11:19:00Z"/>
        </w:rPr>
      </w:pPr>
      <w:r>
        <w:t xml:space="preserve">Conclusión </w:t>
      </w:r>
    </w:p>
    <w:p w14:paraId="229A1DD6" w14:textId="3EB01061" w:rsidR="008542C7" w:rsidRDefault="002F5216" w:rsidP="002D16D0">
      <w:ins w:id="1" w:author="ANTONIO BERNAL FIGUEROA" w:date="2024-01-25T11:19:00Z">
        <w:r>
          <w:lastRenderedPageBreak/>
          <w:t xml:space="preserve">La seguridad de la información en los diferentes sistemas de </w:t>
        </w:r>
        <w:proofErr w:type="gramStart"/>
        <w:r>
          <w:t>todos las cosas</w:t>
        </w:r>
        <w:proofErr w:type="gramEnd"/>
        <w:r>
          <w:t xml:space="preserve"> que se deben tener en cuenta para ver los rendimientos de la empresa</w:t>
        </w:r>
      </w:ins>
    </w:p>
    <w:p w14:paraId="03712AB0" w14:textId="77777777" w:rsidR="008542C7" w:rsidRDefault="008542C7" w:rsidP="002D16D0">
      <w:r>
        <w:br w:type="page"/>
      </w:r>
    </w:p>
    <w:p w14:paraId="45148145" w14:textId="31E15EA9" w:rsidR="00A036AB" w:rsidRDefault="008542C7" w:rsidP="002D16D0">
      <w:r>
        <w:lastRenderedPageBreak/>
        <w:t>SESION 3 1ER PARCIAL</w:t>
      </w:r>
    </w:p>
    <w:p w14:paraId="4E34F669" w14:textId="1FEA8AC5" w:rsidR="008542C7" w:rsidRDefault="008542C7" w:rsidP="002D16D0">
      <w:pPr>
        <w:pBdr>
          <w:bottom w:val="single" w:sz="6" w:space="1" w:color="auto"/>
        </w:pBdr>
      </w:pPr>
      <w:r>
        <w:t>Plan de ciberseguridad base de MSAT y configuración de herramientas EVE-NG</w:t>
      </w:r>
    </w:p>
    <w:p w14:paraId="68EA0668" w14:textId="1D918650" w:rsidR="008542C7" w:rsidRDefault="008542C7" w:rsidP="002D16D0">
      <w:r>
        <w:t xml:space="preserve">Objetivo: </w:t>
      </w:r>
    </w:p>
    <w:p w14:paraId="41D65E5C" w14:textId="17F5AB9B" w:rsidR="008542C7" w:rsidRDefault="008542C7" w:rsidP="002D16D0">
      <w:pPr>
        <w:pBdr>
          <w:bottom w:val="single" w:sz="6" w:space="1" w:color="auto"/>
        </w:pBdr>
      </w:pPr>
      <w:r>
        <w:t>Al finalizar la sesión el alumno finalizara la evaluación de MSAT y formular un análisis de datos para verificar las acciones a tomar para una correcta administración de la seguridad informática</w:t>
      </w:r>
    </w:p>
    <w:p w14:paraId="1F057892" w14:textId="38D54BC0" w:rsidR="008542C7" w:rsidRDefault="008542C7" w:rsidP="002D16D0">
      <w:r>
        <w:t>Consideraciones teóricas:</w:t>
      </w:r>
    </w:p>
    <w:p w14:paraId="32152B27" w14:textId="5AC4B7F8" w:rsidR="008542C7" w:rsidRDefault="008542C7" w:rsidP="002D16D0">
      <w:r>
        <w:t xml:space="preserve">La primera fase de la administración de la seguridad informática es planeación donde se formula de estudio inicial mediante técnicas de recopilación de información (cuestionarios, entrevistas, </w:t>
      </w:r>
      <w:proofErr w:type="spellStart"/>
      <w:r>
        <w:t>checklist</w:t>
      </w:r>
      <w:proofErr w:type="spellEnd"/>
      <w:r>
        <w:t>, observación, etc.).</w:t>
      </w:r>
    </w:p>
    <w:p w14:paraId="706AF35B" w14:textId="7A338ACC" w:rsidR="008542C7" w:rsidRDefault="008542C7" w:rsidP="002D16D0">
      <w:r>
        <w:t xml:space="preserve">Formulación de objetivos (SMART específicos, medibles, alcanzables, realizables y tiempos) para posteriormente implementos realizar planes de acción y operaciones a implementar en las diversas áreas de estudio (infraestructura, aplicaciones, operaciones </w:t>
      </w:r>
      <w:r w:rsidR="00C473A9">
        <w:t>y usuarios)</w:t>
      </w:r>
    </w:p>
    <w:p w14:paraId="67F4E72B" w14:textId="2783FCAF" w:rsidR="00C473A9" w:rsidRDefault="00C473A9" w:rsidP="002D16D0">
      <w:r>
        <w:t xml:space="preserve">Infraestructura, defensa perimetral, autenticación, (dispositivos móviles y hosts </w:t>
      </w:r>
      <w:proofErr w:type="spellStart"/>
      <w:r>
        <w:t>fijs</w:t>
      </w:r>
      <w:proofErr w:type="spellEnd"/>
      <w:r>
        <w:t>)</w:t>
      </w:r>
    </w:p>
    <w:p w14:paraId="71B125DB" w14:textId="77777777" w:rsidR="00C473A9" w:rsidRDefault="00C473A9" w:rsidP="002D16D0">
      <w:r>
        <w:t>Aplicaciones, desarrollo, diseño, implementación</w:t>
      </w:r>
    </w:p>
    <w:p w14:paraId="403ADDC7" w14:textId="4ADF2908" w:rsidR="00C473A9" w:rsidRDefault="00C473A9" w:rsidP="002D16D0">
      <w:r>
        <w:t>uso de aplicaciones seguras, medidas preventivas en las aplicaciones, algoritmos, criptografía, cifrado, certificados digitales, medios biométricos, llaves, operaciones verificación del entorno, vulnerabilidades, riesgos, políticas, prevención, colas de seguridad, respaldos, firewall, proxy, ID’S (sistema de detección de intrusos) HIFPS</w:t>
      </w:r>
      <w:r w:rsidR="00D25923">
        <w:t xml:space="preserve"> (sistema</w:t>
      </w:r>
      <w:r>
        <w:t xml:space="preserve"> de detección y protección de </w:t>
      </w:r>
      <w:r w:rsidR="00D25923">
        <w:t>intrusos) formación</w:t>
      </w:r>
      <w:r>
        <w:t xml:space="preserve"> y consentimiento, capacitaciones </w:t>
      </w:r>
    </w:p>
    <w:p w14:paraId="077FB393" w14:textId="77777777" w:rsidR="00D25923" w:rsidRDefault="00D25923" w:rsidP="002D16D0"/>
    <w:p w14:paraId="05A7BC40" w14:textId="6A561B89" w:rsidR="00D25923" w:rsidRDefault="00D25923" w:rsidP="002D16D0">
      <w:r>
        <w:t xml:space="preserve">usuarios, requerimientos de seguridad de usuarios, evaluaciones de usuarios bajo conocimientos de ciberseguridad, políticas y procedimientos para mejora y elevar nivel de red seguridad </w:t>
      </w:r>
    </w:p>
    <w:p w14:paraId="6FD9B9C9" w14:textId="14D84772" w:rsidR="00D25923" w:rsidRDefault="00D25923" w:rsidP="002D16D0">
      <w:pPr>
        <w:pBdr>
          <w:top w:val="single" w:sz="6" w:space="1" w:color="auto"/>
          <w:bottom w:val="single" w:sz="6" w:space="1" w:color="auto"/>
        </w:pBdr>
      </w:pPr>
      <w:r>
        <w:t xml:space="preserve">UIN CIBERSEGURIDAD </w:t>
      </w:r>
      <w:r>
        <w:tab/>
        <w:t xml:space="preserve">el diario vivir en buenas </w:t>
      </w:r>
      <w:r w:rsidR="00F827BE">
        <w:t>prácticas</w:t>
      </w:r>
      <w:r>
        <w:t xml:space="preserve"> de ciberseguridad</w:t>
      </w:r>
    </w:p>
    <w:p w14:paraId="1C726EFD" w14:textId="5BF4A9CC" w:rsidR="00D25923" w:rsidRDefault="00F827BE" w:rsidP="002D16D0">
      <w:r>
        <w:t>Desarrollo</w:t>
      </w:r>
    </w:p>
    <w:p w14:paraId="4DC023DF" w14:textId="1D64075C" w:rsidR="00F827BE" w:rsidRDefault="00F827BE" w:rsidP="002D16D0">
      <w:r>
        <w:t xml:space="preserve">Cargue MSAT y equipos de 2 personas tome un área de estudio así mismo imprima pantallas de evidencias de algunas preguntas de </w:t>
      </w:r>
      <w:proofErr w:type="spellStart"/>
      <w:r>
        <w:t>checklist</w:t>
      </w:r>
      <w:proofErr w:type="spellEnd"/>
      <w:r>
        <w:t xml:space="preserve"> con respecto a su área, sus </w:t>
      </w:r>
      <w:r w:rsidR="00096AAB">
        <w:t>gráficas</w:t>
      </w:r>
      <w:r>
        <w:t xml:space="preserve"> y recomendaciones </w:t>
      </w:r>
    </w:p>
    <w:p w14:paraId="36ED66DE" w14:textId="77777777" w:rsidR="00F827BE" w:rsidRDefault="00F827BE" w:rsidP="002D16D0"/>
    <w:p w14:paraId="517D8F4A" w14:textId="68D01101" w:rsidR="00F827BE" w:rsidRDefault="00895C8D" w:rsidP="002D16D0">
      <w:r>
        <w:t xml:space="preserve">EQUIPO 4 </w:t>
      </w:r>
      <w:r w:rsidR="00F827BE">
        <w:t xml:space="preserve">USUARIOS </w:t>
      </w:r>
    </w:p>
    <w:p w14:paraId="76081AEB" w14:textId="15CF342B" w:rsidR="00895C8D" w:rsidRDefault="00895C8D" w:rsidP="002D16D0">
      <w:r>
        <w:t>Axel Guízar</w:t>
      </w:r>
    </w:p>
    <w:p w14:paraId="5069B7E3" w14:textId="57279F4F" w:rsidR="00895C8D" w:rsidRDefault="00895C8D" w:rsidP="002D16D0">
      <w:r>
        <w:t>Antonio Bernal</w:t>
      </w:r>
    </w:p>
    <w:p w14:paraId="65E23637" w14:textId="059CB6BA" w:rsidR="00F827BE" w:rsidRDefault="00096AAB" w:rsidP="002D16D0">
      <w:r w:rsidRPr="00096AAB">
        <w:rPr>
          <w:noProof/>
        </w:rPr>
        <w:lastRenderedPageBreak/>
        <w:drawing>
          <wp:inline distT="0" distB="0" distL="0" distR="0" wp14:anchorId="681AA2BC" wp14:editId="30D9FE05">
            <wp:extent cx="5612130" cy="1198245"/>
            <wp:effectExtent l="0" t="0" r="7620" b="1905"/>
            <wp:docPr id="1345829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29654" name=""/>
                    <pic:cNvPicPr/>
                  </pic:nvPicPr>
                  <pic:blipFill>
                    <a:blip r:embed="rId7"/>
                    <a:stretch>
                      <a:fillRect/>
                    </a:stretch>
                  </pic:blipFill>
                  <pic:spPr>
                    <a:xfrm>
                      <a:off x="0" y="0"/>
                      <a:ext cx="5612130" cy="1198245"/>
                    </a:xfrm>
                    <a:prstGeom prst="rect">
                      <a:avLst/>
                    </a:prstGeom>
                  </pic:spPr>
                </pic:pic>
              </a:graphicData>
            </a:graphic>
          </wp:inline>
        </w:drawing>
      </w:r>
    </w:p>
    <w:p w14:paraId="3D08B4EB" w14:textId="47DFD04F" w:rsidR="00096AAB" w:rsidRDefault="00096AAB" w:rsidP="002D16D0">
      <w:r w:rsidRPr="00096AAB">
        <w:rPr>
          <w:noProof/>
        </w:rPr>
        <w:drawing>
          <wp:inline distT="0" distB="0" distL="0" distR="0" wp14:anchorId="704754FE" wp14:editId="3B867ADC">
            <wp:extent cx="5612130" cy="989330"/>
            <wp:effectExtent l="0" t="0" r="7620" b="1270"/>
            <wp:docPr id="1031567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7452" name=""/>
                    <pic:cNvPicPr/>
                  </pic:nvPicPr>
                  <pic:blipFill>
                    <a:blip r:embed="rId8"/>
                    <a:stretch>
                      <a:fillRect/>
                    </a:stretch>
                  </pic:blipFill>
                  <pic:spPr>
                    <a:xfrm>
                      <a:off x="0" y="0"/>
                      <a:ext cx="5612130" cy="989330"/>
                    </a:xfrm>
                    <a:prstGeom prst="rect">
                      <a:avLst/>
                    </a:prstGeom>
                  </pic:spPr>
                </pic:pic>
              </a:graphicData>
            </a:graphic>
          </wp:inline>
        </w:drawing>
      </w:r>
    </w:p>
    <w:p w14:paraId="51F88776" w14:textId="719251E4" w:rsidR="00096AAB" w:rsidRDefault="00096AAB" w:rsidP="002D16D0">
      <w:r w:rsidRPr="00096AAB">
        <w:rPr>
          <w:noProof/>
        </w:rPr>
        <w:drawing>
          <wp:inline distT="0" distB="0" distL="0" distR="0" wp14:anchorId="65E52B03" wp14:editId="619D8A95">
            <wp:extent cx="5612130" cy="3206750"/>
            <wp:effectExtent l="0" t="0" r="7620" b="0"/>
            <wp:docPr id="2125589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9816" name=""/>
                    <pic:cNvPicPr/>
                  </pic:nvPicPr>
                  <pic:blipFill>
                    <a:blip r:embed="rId9"/>
                    <a:stretch>
                      <a:fillRect/>
                    </a:stretch>
                  </pic:blipFill>
                  <pic:spPr>
                    <a:xfrm>
                      <a:off x="0" y="0"/>
                      <a:ext cx="5612130" cy="3206750"/>
                    </a:xfrm>
                    <a:prstGeom prst="rect">
                      <a:avLst/>
                    </a:prstGeom>
                  </pic:spPr>
                </pic:pic>
              </a:graphicData>
            </a:graphic>
          </wp:inline>
        </w:drawing>
      </w:r>
      <w:r w:rsidRPr="00096AAB">
        <w:rPr>
          <w:noProof/>
        </w:rPr>
        <w:drawing>
          <wp:inline distT="0" distB="0" distL="0" distR="0" wp14:anchorId="155C9736" wp14:editId="4E2E642B">
            <wp:extent cx="5612130" cy="1514475"/>
            <wp:effectExtent l="0" t="0" r="7620" b="9525"/>
            <wp:docPr id="1280751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282" name=""/>
                    <pic:cNvPicPr/>
                  </pic:nvPicPr>
                  <pic:blipFill>
                    <a:blip r:embed="rId10"/>
                    <a:stretch>
                      <a:fillRect/>
                    </a:stretch>
                  </pic:blipFill>
                  <pic:spPr>
                    <a:xfrm>
                      <a:off x="0" y="0"/>
                      <a:ext cx="5612130" cy="1514475"/>
                    </a:xfrm>
                    <a:prstGeom prst="rect">
                      <a:avLst/>
                    </a:prstGeom>
                  </pic:spPr>
                </pic:pic>
              </a:graphicData>
            </a:graphic>
          </wp:inline>
        </w:drawing>
      </w:r>
    </w:p>
    <w:p w14:paraId="0FA81F55" w14:textId="30480E1B" w:rsidR="00096AAB" w:rsidRDefault="00096AAB" w:rsidP="002D16D0">
      <w:r w:rsidRPr="00096AAB">
        <w:rPr>
          <w:noProof/>
        </w:rPr>
        <w:lastRenderedPageBreak/>
        <w:drawing>
          <wp:inline distT="0" distB="0" distL="0" distR="0" wp14:anchorId="5751F1FB" wp14:editId="6736049E">
            <wp:extent cx="5612130" cy="3084195"/>
            <wp:effectExtent l="0" t="0" r="7620" b="1905"/>
            <wp:docPr id="1282647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7603" name=""/>
                    <pic:cNvPicPr/>
                  </pic:nvPicPr>
                  <pic:blipFill>
                    <a:blip r:embed="rId11"/>
                    <a:stretch>
                      <a:fillRect/>
                    </a:stretch>
                  </pic:blipFill>
                  <pic:spPr>
                    <a:xfrm>
                      <a:off x="0" y="0"/>
                      <a:ext cx="5612130" cy="3084195"/>
                    </a:xfrm>
                    <a:prstGeom prst="rect">
                      <a:avLst/>
                    </a:prstGeom>
                  </pic:spPr>
                </pic:pic>
              </a:graphicData>
            </a:graphic>
          </wp:inline>
        </w:drawing>
      </w:r>
    </w:p>
    <w:p w14:paraId="4F14A788" w14:textId="5774B86D" w:rsidR="00096AAB" w:rsidRDefault="00096AAB" w:rsidP="002D16D0">
      <w:r w:rsidRPr="00096AAB">
        <w:rPr>
          <w:noProof/>
        </w:rPr>
        <w:drawing>
          <wp:inline distT="0" distB="0" distL="0" distR="0" wp14:anchorId="6760EA8D" wp14:editId="500F5577">
            <wp:extent cx="5612130" cy="2607945"/>
            <wp:effectExtent l="0" t="0" r="7620" b="1905"/>
            <wp:docPr id="1321085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5014" name=""/>
                    <pic:cNvPicPr/>
                  </pic:nvPicPr>
                  <pic:blipFill>
                    <a:blip r:embed="rId12"/>
                    <a:stretch>
                      <a:fillRect/>
                    </a:stretch>
                  </pic:blipFill>
                  <pic:spPr>
                    <a:xfrm>
                      <a:off x="0" y="0"/>
                      <a:ext cx="5612130" cy="2607945"/>
                    </a:xfrm>
                    <a:prstGeom prst="rect">
                      <a:avLst/>
                    </a:prstGeom>
                  </pic:spPr>
                </pic:pic>
              </a:graphicData>
            </a:graphic>
          </wp:inline>
        </w:drawing>
      </w:r>
      <w:r w:rsidRPr="00096AAB">
        <w:rPr>
          <w:noProof/>
        </w:rPr>
        <w:drawing>
          <wp:inline distT="0" distB="0" distL="0" distR="0" wp14:anchorId="0E3F613E" wp14:editId="614D5E86">
            <wp:extent cx="5612130" cy="954405"/>
            <wp:effectExtent l="0" t="0" r="7620" b="0"/>
            <wp:docPr id="797442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2937" name=""/>
                    <pic:cNvPicPr/>
                  </pic:nvPicPr>
                  <pic:blipFill>
                    <a:blip r:embed="rId13"/>
                    <a:stretch>
                      <a:fillRect/>
                    </a:stretch>
                  </pic:blipFill>
                  <pic:spPr>
                    <a:xfrm>
                      <a:off x="0" y="0"/>
                      <a:ext cx="5612130" cy="954405"/>
                    </a:xfrm>
                    <a:prstGeom prst="rect">
                      <a:avLst/>
                    </a:prstGeom>
                  </pic:spPr>
                </pic:pic>
              </a:graphicData>
            </a:graphic>
          </wp:inline>
        </w:drawing>
      </w:r>
      <w:r w:rsidRPr="00096AAB">
        <w:rPr>
          <w:noProof/>
        </w:rPr>
        <w:drawing>
          <wp:inline distT="0" distB="0" distL="0" distR="0" wp14:anchorId="33D418D2" wp14:editId="67327E9C">
            <wp:extent cx="5612130" cy="1143000"/>
            <wp:effectExtent l="0" t="0" r="7620" b="0"/>
            <wp:docPr id="1600905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5432" name=""/>
                    <pic:cNvPicPr/>
                  </pic:nvPicPr>
                  <pic:blipFill>
                    <a:blip r:embed="rId14"/>
                    <a:stretch>
                      <a:fillRect/>
                    </a:stretch>
                  </pic:blipFill>
                  <pic:spPr>
                    <a:xfrm>
                      <a:off x="0" y="0"/>
                      <a:ext cx="5612130" cy="1143000"/>
                    </a:xfrm>
                    <a:prstGeom prst="rect">
                      <a:avLst/>
                    </a:prstGeom>
                  </pic:spPr>
                </pic:pic>
              </a:graphicData>
            </a:graphic>
          </wp:inline>
        </w:drawing>
      </w:r>
    </w:p>
    <w:p w14:paraId="2CDD3639" w14:textId="77777777" w:rsidR="00096AAB" w:rsidRDefault="00096AAB" w:rsidP="002D16D0"/>
    <w:p w14:paraId="6F3075DD" w14:textId="3EA3F911" w:rsidR="00096AAB" w:rsidRDefault="00096AAB" w:rsidP="002D16D0">
      <w:r>
        <w:lastRenderedPageBreak/>
        <w:t xml:space="preserve">Imprima y redacte cada uno de los equipos </w:t>
      </w:r>
    </w:p>
    <w:p w14:paraId="3F990064" w14:textId="457ED208" w:rsidR="00096AAB" w:rsidRDefault="002D16D0" w:rsidP="002D16D0">
      <w:pPr>
        <w:rPr>
          <w:b/>
          <w:bCs/>
        </w:rPr>
      </w:pPr>
      <w:r w:rsidRPr="002D16D0">
        <w:rPr>
          <w:b/>
          <w:bCs/>
        </w:rPr>
        <w:t xml:space="preserve">Infraestructura </w:t>
      </w:r>
    </w:p>
    <w:p w14:paraId="3886E337" w14:textId="067D506F" w:rsidR="00062B38" w:rsidRPr="00062B38" w:rsidRDefault="00062B38" w:rsidP="002D16D0">
      <w:r>
        <w:t xml:space="preserve">Uso correcto de </w:t>
      </w:r>
      <w:proofErr w:type="spellStart"/>
      <w:r>
        <w:t>como</w:t>
      </w:r>
      <w:proofErr w:type="spellEnd"/>
      <w:r>
        <w:t xml:space="preserve"> se debe tener la infraestructura para seguridad y segmentación optimizada de todas las áreas y cada uno tenga un área especial y no se tenga acceso rápido a otra sin un permiso solicitado</w:t>
      </w:r>
    </w:p>
    <w:p w14:paraId="6699F8AF" w14:textId="77777777" w:rsidR="002D16D0" w:rsidRDefault="002D16D0" w:rsidP="002D16D0"/>
    <w:p w14:paraId="0A6F586A" w14:textId="3A8B9871" w:rsidR="002D16D0" w:rsidRPr="002D16D0" w:rsidRDefault="002D16D0" w:rsidP="002D16D0">
      <w:pPr>
        <w:rPr>
          <w:b/>
          <w:bCs/>
        </w:rPr>
      </w:pPr>
      <w:r w:rsidRPr="002D16D0">
        <w:rPr>
          <w:b/>
          <w:bCs/>
        </w:rPr>
        <w:t>Aplicaciones</w:t>
      </w:r>
    </w:p>
    <w:p w14:paraId="4C6F5FEF" w14:textId="3D61C2F9" w:rsidR="002D16D0" w:rsidRDefault="002D16D0" w:rsidP="002D16D0">
      <w:r>
        <w:t>La seguridad métodos de como tener seguras todas las aplicaciones</w:t>
      </w:r>
    </w:p>
    <w:p w14:paraId="2DAA0945" w14:textId="6F327381" w:rsidR="002D16D0" w:rsidRDefault="002D16D0" w:rsidP="002D16D0">
      <w:r>
        <w:t xml:space="preserve">Y el uso de como cifrar archivos </w:t>
      </w:r>
    </w:p>
    <w:p w14:paraId="02CE51FB" w14:textId="2ABD8083" w:rsidR="002D16D0" w:rsidRDefault="002D16D0" w:rsidP="002D16D0">
      <w:r w:rsidRPr="002D16D0">
        <w:rPr>
          <w:noProof/>
        </w:rPr>
        <w:drawing>
          <wp:inline distT="0" distB="0" distL="0" distR="0" wp14:anchorId="42F7EA0C" wp14:editId="3BDA9AA3">
            <wp:extent cx="3486637" cy="1952898"/>
            <wp:effectExtent l="0" t="0" r="0" b="9525"/>
            <wp:docPr id="1467074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4097" name=""/>
                    <pic:cNvPicPr/>
                  </pic:nvPicPr>
                  <pic:blipFill>
                    <a:blip r:embed="rId15"/>
                    <a:stretch>
                      <a:fillRect/>
                    </a:stretch>
                  </pic:blipFill>
                  <pic:spPr>
                    <a:xfrm>
                      <a:off x="0" y="0"/>
                      <a:ext cx="3486637" cy="1952898"/>
                    </a:xfrm>
                    <a:prstGeom prst="rect">
                      <a:avLst/>
                    </a:prstGeom>
                  </pic:spPr>
                </pic:pic>
              </a:graphicData>
            </a:graphic>
          </wp:inline>
        </w:drawing>
      </w:r>
    </w:p>
    <w:p w14:paraId="17C09D6E" w14:textId="77777777" w:rsidR="002D16D0" w:rsidRDefault="002D16D0" w:rsidP="002D16D0"/>
    <w:p w14:paraId="48799F7A" w14:textId="4FEC93B8" w:rsidR="002D16D0" w:rsidRDefault="002D16D0" w:rsidP="002D16D0">
      <w:pPr>
        <w:rPr>
          <w:b/>
          <w:bCs/>
        </w:rPr>
      </w:pPr>
      <w:r w:rsidRPr="002D16D0">
        <w:rPr>
          <w:b/>
          <w:bCs/>
        </w:rPr>
        <w:t xml:space="preserve">Operaciones </w:t>
      </w:r>
    </w:p>
    <w:p w14:paraId="318382A4" w14:textId="32D4BEBA" w:rsidR="002D16D0" w:rsidRPr="002D16D0" w:rsidRDefault="00DB4780" w:rsidP="002D16D0">
      <w:pPr>
        <w:rPr>
          <w:b/>
          <w:bCs/>
        </w:rPr>
      </w:pPr>
      <w:r w:rsidRPr="00DB4780">
        <w:rPr>
          <w:b/>
          <w:bCs/>
          <w:noProof/>
        </w:rPr>
        <w:drawing>
          <wp:inline distT="0" distB="0" distL="0" distR="0" wp14:anchorId="26A5BA2B" wp14:editId="074DEE98">
            <wp:extent cx="5612130" cy="2854325"/>
            <wp:effectExtent l="0" t="0" r="7620" b="3175"/>
            <wp:docPr id="1348835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5269" name=""/>
                    <pic:cNvPicPr/>
                  </pic:nvPicPr>
                  <pic:blipFill>
                    <a:blip r:embed="rId16"/>
                    <a:stretch>
                      <a:fillRect/>
                    </a:stretch>
                  </pic:blipFill>
                  <pic:spPr>
                    <a:xfrm>
                      <a:off x="0" y="0"/>
                      <a:ext cx="5612130" cy="2854325"/>
                    </a:xfrm>
                    <a:prstGeom prst="rect">
                      <a:avLst/>
                    </a:prstGeom>
                  </pic:spPr>
                </pic:pic>
              </a:graphicData>
            </a:graphic>
          </wp:inline>
        </w:drawing>
      </w:r>
    </w:p>
    <w:p w14:paraId="77D8FB07" w14:textId="77777777" w:rsidR="00096AAB" w:rsidRDefault="00096AAB" w:rsidP="002D16D0"/>
    <w:p w14:paraId="11148A0A" w14:textId="77777777" w:rsidR="00096AAB" w:rsidRDefault="00096AAB" w:rsidP="002D16D0"/>
    <w:p w14:paraId="13A88687" w14:textId="28C51851" w:rsidR="00096AAB" w:rsidRPr="002D16D0" w:rsidRDefault="00096AAB" w:rsidP="002D16D0">
      <w:pPr>
        <w:rPr>
          <w:b/>
          <w:bCs/>
        </w:rPr>
      </w:pPr>
      <w:r w:rsidRPr="002D16D0">
        <w:rPr>
          <w:b/>
          <w:bCs/>
        </w:rPr>
        <w:t>Usuarios</w:t>
      </w:r>
    </w:p>
    <w:p w14:paraId="2FE0B283" w14:textId="18F63AAD" w:rsidR="00096AAB" w:rsidRDefault="00096AAB" w:rsidP="002D16D0">
      <w:r w:rsidRPr="00096AAB">
        <w:rPr>
          <w:noProof/>
        </w:rPr>
        <w:drawing>
          <wp:inline distT="0" distB="0" distL="0" distR="0" wp14:anchorId="3935B4F2" wp14:editId="13C7BB61">
            <wp:extent cx="5612130" cy="2345055"/>
            <wp:effectExtent l="0" t="0" r="7620" b="0"/>
            <wp:docPr id="136721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2525" name=""/>
                    <pic:cNvPicPr/>
                  </pic:nvPicPr>
                  <pic:blipFill>
                    <a:blip r:embed="rId17"/>
                    <a:stretch>
                      <a:fillRect/>
                    </a:stretch>
                  </pic:blipFill>
                  <pic:spPr>
                    <a:xfrm>
                      <a:off x="0" y="0"/>
                      <a:ext cx="5612130" cy="2345055"/>
                    </a:xfrm>
                    <a:prstGeom prst="rect">
                      <a:avLst/>
                    </a:prstGeom>
                  </pic:spPr>
                </pic:pic>
              </a:graphicData>
            </a:graphic>
          </wp:inline>
        </w:drawing>
      </w:r>
    </w:p>
    <w:p w14:paraId="69003B65" w14:textId="77777777" w:rsidR="008F5308" w:rsidRDefault="008F5308" w:rsidP="002D16D0"/>
    <w:p w14:paraId="3EB30398" w14:textId="77777777" w:rsidR="008F5308" w:rsidRDefault="008F5308" w:rsidP="002D16D0"/>
    <w:p w14:paraId="616BABF7" w14:textId="5E847893" w:rsidR="008F5308" w:rsidRDefault="008F5308" w:rsidP="002D16D0">
      <w:r>
        <w:t>Conclusión</w:t>
      </w:r>
    </w:p>
    <w:p w14:paraId="27C7B430" w14:textId="7ADFACA6" w:rsidR="000F5DA0" w:rsidRDefault="008F5308" w:rsidP="002D16D0">
      <w:r>
        <w:t xml:space="preserve">Uso y funciones de la red </w:t>
      </w:r>
      <w:proofErr w:type="spellStart"/>
      <w:r>
        <w:t>especifica</w:t>
      </w:r>
      <w:proofErr w:type="spellEnd"/>
      <w:r>
        <w:t xml:space="preserve"> para el uso de los componentes y como tiene sus deficiencias la empresa y áreas a mejorar </w:t>
      </w:r>
    </w:p>
    <w:p w14:paraId="71EF4CC5" w14:textId="77777777" w:rsidR="000F5DA0" w:rsidRDefault="000F5DA0">
      <w:r>
        <w:br w:type="page"/>
      </w:r>
    </w:p>
    <w:p w14:paraId="6ADB51D8" w14:textId="1DD88355" w:rsidR="008F5308" w:rsidRDefault="000F5DA0" w:rsidP="002D16D0">
      <w:r>
        <w:lastRenderedPageBreak/>
        <w:t>SESION 4 1ER PARCIAL</w:t>
      </w:r>
    </w:p>
    <w:p w14:paraId="051268D2" w14:textId="5470A0E3" w:rsidR="000F5DA0" w:rsidRDefault="000F5DA0" w:rsidP="002D16D0">
      <w:r>
        <w:t>Capa de usuarios para la seguridad informática.</w:t>
      </w:r>
    </w:p>
    <w:p w14:paraId="2D3F5440" w14:textId="56E8FE0A" w:rsidR="000F5DA0" w:rsidRDefault="000F5DA0" w:rsidP="002D16D0">
      <w:pPr>
        <w:pBdr>
          <w:top w:val="single" w:sz="6" w:space="1" w:color="auto"/>
          <w:bottom w:val="single" w:sz="6" w:space="1" w:color="auto"/>
        </w:pBdr>
        <w:rPr>
          <w:rFonts w:ascii="Roboto" w:hAnsi="Roboto"/>
        </w:rPr>
      </w:pPr>
      <w:r>
        <w:t xml:space="preserve">Objetivo: al finalizar la sesión el alumno identificara diversas técnicas, estrategias tecnológicas </w:t>
      </w:r>
      <w:r>
        <w:rPr>
          <w:rFonts w:ascii="Roboto" w:hAnsi="Roboto"/>
        </w:rPr>
        <w:t>para la capa de usuarios aplicando CRIPTOGRAFIA, manejo de contraseñas seguras.</w:t>
      </w:r>
    </w:p>
    <w:p w14:paraId="72B82776" w14:textId="6543ADB8" w:rsidR="000F5DA0" w:rsidRDefault="000F5DA0" w:rsidP="002D16D0">
      <w:r>
        <w:rPr>
          <w:rFonts w:ascii="Roboto" w:hAnsi="Roboto"/>
        </w:rPr>
        <w:t>Consideraciones teóricas:</w:t>
      </w:r>
    </w:p>
    <w:p w14:paraId="07C9502D" w14:textId="58900638" w:rsidR="000F5DA0" w:rsidRDefault="000F5DA0" w:rsidP="002D16D0">
      <w:pPr>
        <w:rPr>
          <w:rFonts w:ascii="Roboto" w:hAnsi="Roboto"/>
        </w:rPr>
      </w:pPr>
      <w:r>
        <w:rPr>
          <w:rFonts w:ascii="Roboto" w:hAnsi="Roboto"/>
        </w:rPr>
        <w:t>La administración de la seguridad informática en la capa de usuarios estable los principios de integridad</w:t>
      </w:r>
      <w:r w:rsidR="009246C8">
        <w:rPr>
          <w:rFonts w:ascii="Roboto" w:hAnsi="Roboto"/>
        </w:rPr>
        <w:t>, disponibilidad, protección y salvaguarda de datos, utilizado diversos mecanismos como:</w:t>
      </w:r>
    </w:p>
    <w:p w14:paraId="45497868" w14:textId="5FDAA082" w:rsidR="009246C8" w:rsidRPr="009246C8" w:rsidRDefault="009246C8" w:rsidP="009246C8">
      <w:pPr>
        <w:pStyle w:val="Prrafodelista"/>
        <w:numPr>
          <w:ilvl w:val="0"/>
          <w:numId w:val="2"/>
        </w:numPr>
        <w:rPr>
          <w:rFonts w:ascii="Roboto" w:hAnsi="Roboto"/>
        </w:rPr>
      </w:pPr>
      <w:r w:rsidRPr="009246C8">
        <w:rPr>
          <w:rFonts w:ascii="Roboto" w:hAnsi="Roboto"/>
        </w:rPr>
        <w:t>criptografía</w:t>
      </w:r>
    </w:p>
    <w:p w14:paraId="72BE1F02" w14:textId="1C35E330" w:rsidR="009246C8" w:rsidRDefault="009246C8" w:rsidP="009246C8">
      <w:pPr>
        <w:pStyle w:val="Prrafodelista"/>
        <w:rPr>
          <w:rFonts w:ascii="Roboto" w:hAnsi="Roboto"/>
        </w:rPr>
      </w:pPr>
      <w:r w:rsidRPr="009246C8">
        <w:rPr>
          <w:rFonts w:ascii="Roboto" w:hAnsi="Roboto"/>
        </w:rPr>
        <w:t>Es la disciplina computacional en el área de ciberseguridad que se encarga del estudio de los</w:t>
      </w:r>
      <w:r>
        <w:rPr>
          <w:rFonts w:ascii="Roboto" w:hAnsi="Roboto"/>
        </w:rPr>
        <w:t xml:space="preserve"> principios, métodos y medio de transformar los datos para ocultar su significado Estudio principios, métodos para ocultar, transformar, garantizar la integridad, autoridad y prevenir repudio.</w:t>
      </w:r>
    </w:p>
    <w:p w14:paraId="57B8EDD0" w14:textId="77777777" w:rsidR="009246C8" w:rsidRDefault="009246C8" w:rsidP="009246C8">
      <w:pPr>
        <w:pStyle w:val="Prrafodelista"/>
        <w:rPr>
          <w:rFonts w:ascii="Roboto" w:hAnsi="Roboto"/>
        </w:rPr>
      </w:pPr>
      <w:r>
        <w:rPr>
          <w:rFonts w:ascii="Roboto" w:hAnsi="Roboto"/>
        </w:rPr>
        <w:t>Se base en criptosistemas modernos y clásicos</w:t>
      </w:r>
    </w:p>
    <w:p w14:paraId="312DB16C" w14:textId="22EFA1D1" w:rsidR="009246C8" w:rsidRDefault="009246C8" w:rsidP="009246C8">
      <w:pPr>
        <w:pStyle w:val="Prrafodelista"/>
        <w:rPr>
          <w:rFonts w:ascii="Roboto" w:hAnsi="Roboto"/>
        </w:rPr>
      </w:pPr>
      <w:r>
        <w:rPr>
          <w:rFonts w:ascii="Roboto" w:hAnsi="Roboto"/>
        </w:rPr>
        <w:t>Sus elementos base son:</w:t>
      </w:r>
    </w:p>
    <w:p w14:paraId="5E12F302" w14:textId="77777777" w:rsidR="009246C8" w:rsidRDefault="009246C8" w:rsidP="009246C8">
      <w:pPr>
        <w:pStyle w:val="Prrafodelista"/>
        <w:rPr>
          <w:rFonts w:ascii="Roboto" w:hAnsi="Roboto"/>
        </w:rPr>
      </w:pPr>
      <w:r>
        <w:rPr>
          <w:rFonts w:ascii="Roboto" w:hAnsi="Roboto"/>
        </w:rPr>
        <w:t>Criptograma. Mensaje encriptado</w:t>
      </w:r>
    </w:p>
    <w:p w14:paraId="7A84A9C1" w14:textId="6C96FEC1" w:rsidR="002201F2" w:rsidRDefault="009246C8" w:rsidP="009246C8">
      <w:pPr>
        <w:pStyle w:val="Prrafodelista"/>
        <w:rPr>
          <w:rFonts w:ascii="Roboto" w:hAnsi="Roboto"/>
        </w:rPr>
      </w:pPr>
      <w:r>
        <w:rPr>
          <w:rFonts w:ascii="Roboto" w:hAnsi="Roboto"/>
        </w:rPr>
        <w:t xml:space="preserve">Cifrador. Ente o elemento aplicador del </w:t>
      </w:r>
      <w:r w:rsidR="002201F2">
        <w:rPr>
          <w:rFonts w:ascii="Roboto" w:hAnsi="Roboto"/>
        </w:rPr>
        <w:t>método</w:t>
      </w:r>
    </w:p>
    <w:p w14:paraId="7B86C7D1" w14:textId="6FE3F895" w:rsidR="009246C8" w:rsidRDefault="009246C8" w:rsidP="002201F2">
      <w:pPr>
        <w:pStyle w:val="Prrafodelista"/>
        <w:rPr>
          <w:rFonts w:ascii="Roboto" w:hAnsi="Roboto"/>
        </w:rPr>
      </w:pPr>
      <w:r>
        <w:rPr>
          <w:rFonts w:ascii="Roboto" w:hAnsi="Roboto"/>
        </w:rPr>
        <w:t>Canal.</w:t>
      </w:r>
      <w:r w:rsidR="002201F2">
        <w:rPr>
          <w:rFonts w:ascii="Roboto" w:hAnsi="Roboto"/>
        </w:rPr>
        <w:t xml:space="preserve"> </w:t>
      </w:r>
      <w:r>
        <w:rPr>
          <w:rFonts w:ascii="Roboto" w:hAnsi="Roboto"/>
        </w:rPr>
        <w:t xml:space="preserve">Medio en que se </w:t>
      </w:r>
      <w:r w:rsidR="002201F2">
        <w:rPr>
          <w:rFonts w:ascii="Roboto" w:hAnsi="Roboto"/>
        </w:rPr>
        <w:t>envía</w:t>
      </w:r>
    </w:p>
    <w:p w14:paraId="463A97F1" w14:textId="14B77FB1" w:rsidR="002201F2" w:rsidRDefault="002201F2" w:rsidP="002201F2">
      <w:pPr>
        <w:pStyle w:val="Prrafodelista"/>
        <w:rPr>
          <w:rFonts w:ascii="Roboto" w:hAnsi="Roboto"/>
        </w:rPr>
      </w:pPr>
      <w:r>
        <w:rPr>
          <w:rFonts w:ascii="Roboto" w:hAnsi="Roboto"/>
        </w:rPr>
        <w:t>Generación de claves. Datos de seguridad encriptados o simples</w:t>
      </w:r>
    </w:p>
    <w:p w14:paraId="4912FA8A" w14:textId="77777777" w:rsidR="002201F2" w:rsidRDefault="002201F2" w:rsidP="002201F2">
      <w:pPr>
        <w:pStyle w:val="Prrafodelista"/>
        <w:rPr>
          <w:rFonts w:ascii="Roboto" w:hAnsi="Roboto"/>
        </w:rPr>
      </w:pPr>
      <w:r>
        <w:rPr>
          <w:rFonts w:ascii="Roboto" w:hAnsi="Roboto"/>
        </w:rPr>
        <w:t>Descifrador. Proceso inverso para generar la información inicial</w:t>
      </w:r>
    </w:p>
    <w:p w14:paraId="6D0F19F1" w14:textId="4E89842B" w:rsidR="002201F2" w:rsidRDefault="002201F2" w:rsidP="002201F2">
      <w:pPr>
        <w:pStyle w:val="Prrafodelista"/>
        <w:rPr>
          <w:rFonts w:ascii="Roboto" w:hAnsi="Roboto"/>
        </w:rPr>
      </w:pPr>
      <w:r>
        <w:rPr>
          <w:rFonts w:ascii="Roboto" w:hAnsi="Roboto"/>
        </w:rPr>
        <w:t>criptoanálisis. aplicación de algoritmos, técnicas, estrategias criptográficas su función es recuperar claves e información cifrada</w:t>
      </w:r>
    </w:p>
    <w:p w14:paraId="79EBEC54" w14:textId="7A9D9EE5" w:rsidR="002201F2" w:rsidRDefault="002201F2" w:rsidP="002201F2">
      <w:pPr>
        <w:pStyle w:val="Prrafodelista"/>
        <w:rPr>
          <w:rFonts w:ascii="Roboto" w:hAnsi="Roboto"/>
        </w:rPr>
      </w:pPr>
      <w:r>
        <w:rPr>
          <w:rFonts w:ascii="Roboto" w:hAnsi="Roboto"/>
        </w:rPr>
        <w:t>tipos de algoritmos criptográficos</w:t>
      </w:r>
    </w:p>
    <w:p w14:paraId="3F97E26E" w14:textId="788123CB" w:rsidR="002201F2" w:rsidRDefault="002201F2" w:rsidP="002201F2">
      <w:pPr>
        <w:pStyle w:val="Prrafodelista"/>
        <w:numPr>
          <w:ilvl w:val="0"/>
          <w:numId w:val="3"/>
        </w:numPr>
        <w:rPr>
          <w:rFonts w:ascii="Roboto" w:hAnsi="Roboto"/>
        </w:rPr>
      </w:pPr>
      <w:r>
        <w:rPr>
          <w:rFonts w:ascii="Roboto" w:hAnsi="Roboto"/>
        </w:rPr>
        <w:t xml:space="preserve">clásicos. fundamento principal abecedario y sus permutaciones combinaciones </w:t>
      </w:r>
    </w:p>
    <w:p w14:paraId="793372AA" w14:textId="408F0AE1" w:rsidR="002201F2" w:rsidRDefault="002201F2" w:rsidP="002201F2">
      <w:pPr>
        <w:pStyle w:val="Prrafodelista"/>
        <w:ind w:left="1080"/>
        <w:rPr>
          <w:rFonts w:ascii="Roboto" w:hAnsi="Roboto"/>
        </w:rPr>
      </w:pPr>
      <w:r>
        <w:rPr>
          <w:rFonts w:ascii="Roboto" w:hAnsi="Roboto"/>
        </w:rPr>
        <w:t>algoritmo inverso</w:t>
      </w:r>
    </w:p>
    <w:p w14:paraId="241F53A1" w14:textId="259432BF" w:rsidR="002201F2" w:rsidRDefault="002201F2" w:rsidP="002201F2">
      <w:pPr>
        <w:pStyle w:val="Prrafodelista"/>
        <w:ind w:left="1080"/>
        <w:rPr>
          <w:rFonts w:ascii="Roboto" w:hAnsi="Roboto"/>
        </w:rPr>
      </w:pPr>
      <w:r>
        <w:rPr>
          <w:rFonts w:ascii="Roboto" w:hAnsi="Roboto"/>
        </w:rPr>
        <w:t>algoritmo cesar</w:t>
      </w:r>
    </w:p>
    <w:p w14:paraId="58F19EC9" w14:textId="1E6BE69D" w:rsidR="002201F2" w:rsidRDefault="002201F2" w:rsidP="002201F2">
      <w:pPr>
        <w:pStyle w:val="Prrafodelista"/>
        <w:ind w:left="1080"/>
        <w:rPr>
          <w:rFonts w:ascii="Roboto" w:hAnsi="Roboto"/>
        </w:rPr>
      </w:pPr>
      <w:r>
        <w:rPr>
          <w:rFonts w:ascii="Roboto" w:hAnsi="Roboto"/>
        </w:rPr>
        <w:t>algoritmo de transposición</w:t>
      </w:r>
    </w:p>
    <w:p w14:paraId="69E8C513" w14:textId="4E4A0B05" w:rsidR="002201F2" w:rsidRDefault="002201F2" w:rsidP="002201F2">
      <w:pPr>
        <w:pStyle w:val="Prrafodelista"/>
        <w:numPr>
          <w:ilvl w:val="0"/>
          <w:numId w:val="3"/>
        </w:numPr>
        <w:rPr>
          <w:rFonts w:ascii="Roboto" w:hAnsi="Roboto"/>
        </w:rPr>
      </w:pPr>
      <w:r>
        <w:rPr>
          <w:rFonts w:ascii="Roboto" w:hAnsi="Roboto"/>
        </w:rPr>
        <w:t>Modernos</w:t>
      </w:r>
    </w:p>
    <w:p w14:paraId="4B2AF569" w14:textId="0DBBA2C7" w:rsidR="002201F2" w:rsidRDefault="002201F2" w:rsidP="002201F2">
      <w:pPr>
        <w:pStyle w:val="Prrafodelista"/>
        <w:ind w:left="1080"/>
        <w:rPr>
          <w:rFonts w:ascii="Roboto" w:hAnsi="Roboto"/>
        </w:rPr>
      </w:pPr>
      <w:r>
        <w:rPr>
          <w:rFonts w:ascii="Roboto" w:hAnsi="Roboto"/>
        </w:rPr>
        <w:t>Llaves secretas (simetría)</w:t>
      </w:r>
    </w:p>
    <w:p w14:paraId="768EB701" w14:textId="52C4A76A" w:rsidR="002201F2" w:rsidRDefault="002201F2" w:rsidP="002201F2">
      <w:pPr>
        <w:pStyle w:val="Prrafodelista"/>
        <w:ind w:left="1080"/>
        <w:rPr>
          <w:rFonts w:ascii="Roboto" w:hAnsi="Roboto"/>
        </w:rPr>
      </w:pPr>
      <w:r>
        <w:rPr>
          <w:rFonts w:ascii="Roboto" w:hAnsi="Roboto"/>
        </w:rPr>
        <w:t>Llave publica (asimetría)</w:t>
      </w:r>
    </w:p>
    <w:p w14:paraId="1489ACE1" w14:textId="349DCFD3" w:rsidR="002201F2" w:rsidRDefault="002201F2" w:rsidP="002201F2">
      <w:pPr>
        <w:pStyle w:val="Prrafodelista"/>
        <w:ind w:left="1080"/>
        <w:rPr>
          <w:rFonts w:ascii="Roboto" w:hAnsi="Roboto"/>
        </w:rPr>
      </w:pPr>
      <w:r>
        <w:rPr>
          <w:rFonts w:ascii="Roboto" w:hAnsi="Roboto"/>
        </w:rPr>
        <w:t>Algoritmo DES o 3DES estándar en encriptación de datos</w:t>
      </w:r>
    </w:p>
    <w:p w14:paraId="53BB5602" w14:textId="7DB8BC30" w:rsidR="002201F2" w:rsidRDefault="002201F2" w:rsidP="002201F2">
      <w:pPr>
        <w:pStyle w:val="Prrafodelista"/>
        <w:ind w:left="1080"/>
        <w:rPr>
          <w:rFonts w:ascii="Roboto" w:hAnsi="Roboto"/>
        </w:rPr>
      </w:pPr>
      <w:r>
        <w:rPr>
          <w:rFonts w:ascii="Roboto" w:hAnsi="Roboto"/>
        </w:rPr>
        <w:t>Funciones Hash</w:t>
      </w:r>
    </w:p>
    <w:p w14:paraId="4E7064B3" w14:textId="11C730C3" w:rsidR="002201F2" w:rsidRDefault="002201F2" w:rsidP="002201F2">
      <w:pPr>
        <w:pStyle w:val="Prrafodelista"/>
        <w:pBdr>
          <w:bottom w:val="single" w:sz="6" w:space="1" w:color="auto"/>
        </w:pBdr>
        <w:ind w:left="1080"/>
        <w:rPr>
          <w:rFonts w:ascii="Roboto" w:hAnsi="Roboto"/>
        </w:rPr>
      </w:pPr>
      <w:r>
        <w:rPr>
          <w:rFonts w:ascii="Roboto" w:hAnsi="Roboto"/>
        </w:rPr>
        <w:t>Firmas digitales</w:t>
      </w:r>
    </w:p>
    <w:p w14:paraId="7BFCCD5C" w14:textId="1E3AA2AF" w:rsidR="002201F2" w:rsidRDefault="002201F2" w:rsidP="002201F2">
      <w:pPr>
        <w:rPr>
          <w:rFonts w:ascii="Roboto" w:hAnsi="Roboto"/>
        </w:rPr>
      </w:pPr>
      <w:r>
        <w:rPr>
          <w:rFonts w:ascii="Roboto" w:hAnsi="Roboto"/>
        </w:rPr>
        <w:t xml:space="preserve">Desarrollo 1. Aplique algoritmo cesar a una frase de tipo ciberseguridad </w:t>
      </w:r>
      <w:r w:rsidR="00CD429A">
        <w:rPr>
          <w:rFonts w:ascii="Roboto" w:hAnsi="Roboto"/>
        </w:rPr>
        <w:t>en clave 1 (posición 1 del alfabeto) NIVEL 1 de aplicación de ciberseguridad o protección de datos</w:t>
      </w:r>
    </w:p>
    <w:p w14:paraId="25E3EE4A" w14:textId="77777777" w:rsidR="00CD429A" w:rsidRDefault="00CD429A" w:rsidP="002201F2">
      <w:pPr>
        <w:rPr>
          <w:rFonts w:ascii="Roboto" w:hAnsi="Roboto"/>
        </w:rPr>
      </w:pPr>
    </w:p>
    <w:p w14:paraId="16357AC4" w14:textId="62E49814" w:rsidR="00CD429A" w:rsidRDefault="00CD429A" w:rsidP="002201F2">
      <w:pPr>
        <w:rPr>
          <w:rFonts w:ascii="Roboto" w:hAnsi="Roboto"/>
        </w:rPr>
      </w:pPr>
      <w:r>
        <w:rPr>
          <w:rFonts w:ascii="Roboto" w:hAnsi="Roboto"/>
        </w:rPr>
        <w:t xml:space="preserve">“divide y </w:t>
      </w:r>
      <w:proofErr w:type="spellStart"/>
      <w:r>
        <w:rPr>
          <w:rFonts w:ascii="Roboto" w:hAnsi="Roboto"/>
        </w:rPr>
        <w:t>venceras</w:t>
      </w:r>
      <w:proofErr w:type="spellEnd"/>
      <w:r>
        <w:rPr>
          <w:rFonts w:ascii="Roboto" w:hAnsi="Roboto"/>
        </w:rPr>
        <w:t>”</w:t>
      </w:r>
    </w:p>
    <w:p w14:paraId="55985FCF" w14:textId="13E32885" w:rsidR="00CD429A" w:rsidRDefault="00CD429A" w:rsidP="002201F2">
      <w:pPr>
        <w:rPr>
          <w:rFonts w:ascii="Roboto" w:hAnsi="Roboto"/>
        </w:rPr>
      </w:pPr>
      <w:proofErr w:type="spellStart"/>
      <w:r w:rsidRPr="00CD429A">
        <w:rPr>
          <w:rFonts w:ascii="Roboto" w:hAnsi="Roboto"/>
        </w:rPr>
        <w:t>ejwjef</w:t>
      </w:r>
      <w:proofErr w:type="spellEnd"/>
      <w:r w:rsidRPr="00CD429A">
        <w:rPr>
          <w:rFonts w:ascii="Roboto" w:hAnsi="Roboto"/>
        </w:rPr>
        <w:t xml:space="preserve"> z </w:t>
      </w:r>
      <w:proofErr w:type="spellStart"/>
      <w:r w:rsidRPr="00CD429A">
        <w:rPr>
          <w:rFonts w:ascii="Roboto" w:hAnsi="Roboto"/>
        </w:rPr>
        <w:t>wfñdfsbt</w:t>
      </w:r>
      <w:proofErr w:type="spellEnd"/>
    </w:p>
    <w:p w14:paraId="5564D5DC" w14:textId="77777777" w:rsidR="00A35710" w:rsidRDefault="00A35710" w:rsidP="002201F2">
      <w:pPr>
        <w:rPr>
          <w:rFonts w:ascii="Roboto" w:hAnsi="Roboto"/>
        </w:rPr>
      </w:pPr>
    </w:p>
    <w:p w14:paraId="3460250D" w14:textId="185EF25E" w:rsidR="00A35710" w:rsidRDefault="00A35710" w:rsidP="002201F2">
      <w:pPr>
        <w:rPr>
          <w:rFonts w:ascii="Roboto" w:hAnsi="Roboto"/>
        </w:rPr>
      </w:pPr>
      <w:r>
        <w:rPr>
          <w:rFonts w:ascii="Roboto" w:hAnsi="Roboto"/>
        </w:rPr>
        <w:t xml:space="preserve">desarrollo 2 </w:t>
      </w:r>
    </w:p>
    <w:p w14:paraId="36E05351" w14:textId="21F2DCBD" w:rsidR="00A35710" w:rsidRDefault="00A35710" w:rsidP="002201F2">
      <w:pPr>
        <w:rPr>
          <w:rFonts w:ascii="Roboto" w:hAnsi="Roboto"/>
        </w:rPr>
      </w:pPr>
      <w:r>
        <w:rPr>
          <w:rFonts w:ascii="Roboto" w:hAnsi="Roboto"/>
        </w:rPr>
        <w:t xml:space="preserve">descargue e instale la herramienta criptográfica </w:t>
      </w:r>
      <w:proofErr w:type="spellStart"/>
      <w:r>
        <w:rPr>
          <w:rFonts w:ascii="Roboto" w:hAnsi="Roboto"/>
        </w:rPr>
        <w:t>CryptoTool</w:t>
      </w:r>
      <w:proofErr w:type="spellEnd"/>
      <w:r>
        <w:rPr>
          <w:rFonts w:ascii="Roboto" w:hAnsi="Roboto"/>
        </w:rPr>
        <w:t xml:space="preserve"> (mensaje 500 algoritmos criptográficos tanto clásicos como modernos) y confirme el descifrado del ejercicio anterior</w:t>
      </w:r>
    </w:p>
    <w:p w14:paraId="0AA19BA3" w14:textId="77777777" w:rsidR="00A35710" w:rsidRDefault="00A35710" w:rsidP="002201F2">
      <w:pPr>
        <w:rPr>
          <w:rFonts w:ascii="Roboto" w:hAnsi="Roboto"/>
        </w:rPr>
      </w:pPr>
    </w:p>
    <w:p w14:paraId="49EBF17F" w14:textId="74C5D31C" w:rsidR="00A35710" w:rsidRDefault="00A95B02" w:rsidP="002201F2">
      <w:pPr>
        <w:pBdr>
          <w:bottom w:val="single" w:sz="6" w:space="1" w:color="auto"/>
        </w:pBdr>
        <w:rPr>
          <w:rFonts w:ascii="Roboto" w:hAnsi="Roboto"/>
        </w:rPr>
      </w:pPr>
      <w:r>
        <w:rPr>
          <w:noProof/>
        </w:rPr>
        <w:drawing>
          <wp:inline distT="0" distB="0" distL="0" distR="0" wp14:anchorId="6440D613" wp14:editId="76BAE0E4">
            <wp:extent cx="5612130" cy="3155315"/>
            <wp:effectExtent l="0" t="0" r="7620" b="6985"/>
            <wp:docPr id="6635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530" name=""/>
                    <pic:cNvPicPr/>
                  </pic:nvPicPr>
                  <pic:blipFill>
                    <a:blip r:embed="rId18"/>
                    <a:stretch>
                      <a:fillRect/>
                    </a:stretch>
                  </pic:blipFill>
                  <pic:spPr>
                    <a:xfrm>
                      <a:off x="0" y="0"/>
                      <a:ext cx="5612130" cy="3155315"/>
                    </a:xfrm>
                    <a:prstGeom prst="rect">
                      <a:avLst/>
                    </a:prstGeom>
                  </pic:spPr>
                </pic:pic>
              </a:graphicData>
            </a:graphic>
          </wp:inline>
        </w:drawing>
      </w:r>
    </w:p>
    <w:p w14:paraId="12898DC0" w14:textId="20280F5D" w:rsidR="00A35710" w:rsidRDefault="00A35710" w:rsidP="002201F2">
      <w:pPr>
        <w:rPr>
          <w:rFonts w:ascii="Roboto" w:hAnsi="Roboto"/>
        </w:rPr>
      </w:pPr>
      <w:r>
        <w:rPr>
          <w:rFonts w:ascii="Roboto" w:hAnsi="Roboto"/>
        </w:rPr>
        <w:t xml:space="preserve">desarrollo 3. Encripte una imagen llamada imagen1crypto_Bernal con </w:t>
      </w:r>
      <w:proofErr w:type="spellStart"/>
      <w:r>
        <w:rPr>
          <w:rFonts w:ascii="Roboto" w:hAnsi="Roboto"/>
        </w:rPr>
        <w:t>password</w:t>
      </w:r>
      <w:proofErr w:type="spellEnd"/>
      <w:r>
        <w:rPr>
          <w:rFonts w:ascii="Roboto" w:hAnsi="Roboto"/>
        </w:rPr>
        <w:t xml:space="preserve"> algoritmo clásico cesar, guardar y enviar a compañero de trabajo para que le desencripte </w:t>
      </w:r>
    </w:p>
    <w:p w14:paraId="6D236700" w14:textId="34612243" w:rsidR="00A35710" w:rsidRDefault="00A95B02" w:rsidP="002201F2">
      <w:pPr>
        <w:rPr>
          <w:rFonts w:ascii="Roboto" w:hAnsi="Roboto"/>
        </w:rPr>
      </w:pPr>
      <w:r>
        <w:rPr>
          <w:noProof/>
        </w:rPr>
        <w:drawing>
          <wp:inline distT="0" distB="0" distL="0" distR="0" wp14:anchorId="0D6C2F92" wp14:editId="0012F7C4">
            <wp:extent cx="4489478" cy="2524125"/>
            <wp:effectExtent l="0" t="0" r="6350" b="0"/>
            <wp:docPr id="151642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801" name=""/>
                    <pic:cNvPicPr/>
                  </pic:nvPicPr>
                  <pic:blipFill>
                    <a:blip r:embed="rId19"/>
                    <a:stretch>
                      <a:fillRect/>
                    </a:stretch>
                  </pic:blipFill>
                  <pic:spPr>
                    <a:xfrm>
                      <a:off x="0" y="0"/>
                      <a:ext cx="4493191" cy="2526213"/>
                    </a:xfrm>
                    <a:prstGeom prst="rect">
                      <a:avLst/>
                    </a:prstGeom>
                  </pic:spPr>
                </pic:pic>
              </a:graphicData>
            </a:graphic>
          </wp:inline>
        </w:drawing>
      </w:r>
    </w:p>
    <w:p w14:paraId="102C5FF5" w14:textId="0907C671" w:rsidR="00A95B02" w:rsidRDefault="00A95B02" w:rsidP="002201F2">
      <w:pPr>
        <w:rPr>
          <w:rFonts w:ascii="Roboto" w:hAnsi="Roboto"/>
        </w:rPr>
      </w:pPr>
      <w:r w:rsidRPr="00A95B02">
        <w:rPr>
          <w:rFonts w:ascii="Roboto" w:hAnsi="Roboto"/>
          <w:highlight w:val="yellow"/>
        </w:rPr>
        <w:t>+0.2</w:t>
      </w:r>
    </w:p>
    <w:p w14:paraId="282A14F6" w14:textId="1DE85A10" w:rsidR="00A95B02" w:rsidRDefault="00A95B02" w:rsidP="002201F2">
      <w:pPr>
        <w:rPr>
          <w:rFonts w:ascii="Roboto" w:hAnsi="Roboto"/>
        </w:rPr>
      </w:pPr>
      <w:r>
        <w:rPr>
          <w:rFonts w:ascii="Roboto" w:hAnsi="Roboto"/>
        </w:rPr>
        <w:lastRenderedPageBreak/>
        <w:t xml:space="preserve">DESARROLLO 4 </w:t>
      </w:r>
    </w:p>
    <w:p w14:paraId="5C6C420C" w14:textId="6E1C2DCB" w:rsidR="00A95B02" w:rsidRDefault="00A95B02" w:rsidP="002201F2">
      <w:pPr>
        <w:rPr>
          <w:rFonts w:ascii="Roboto" w:hAnsi="Roboto"/>
        </w:rPr>
      </w:pPr>
      <w:r>
        <w:rPr>
          <w:rFonts w:ascii="Roboto" w:hAnsi="Roboto"/>
        </w:rPr>
        <w:t xml:space="preserve">Realice un cripto análisis del sig. Texto cifrado en algoritmo clásico e indique el </w:t>
      </w:r>
      <w:proofErr w:type="spellStart"/>
      <w:r>
        <w:rPr>
          <w:rFonts w:ascii="Roboto" w:hAnsi="Roboto"/>
        </w:rPr>
        <w:t>numero</w:t>
      </w:r>
      <w:proofErr w:type="spellEnd"/>
      <w:r>
        <w:rPr>
          <w:rFonts w:ascii="Roboto" w:hAnsi="Roboto"/>
        </w:rPr>
        <w:t xml:space="preserve"> de clave </w:t>
      </w:r>
    </w:p>
    <w:p w14:paraId="40372FC4" w14:textId="168DCCF8" w:rsidR="00A95B02" w:rsidRDefault="005E7AD4" w:rsidP="002201F2">
      <w:pPr>
        <w:rPr>
          <w:rFonts w:ascii="Roboto" w:hAnsi="Roboto"/>
        </w:rPr>
      </w:pPr>
      <w:r w:rsidRPr="005E7AD4">
        <w:rPr>
          <w:rFonts w:ascii="Roboto" w:hAnsi="Roboto"/>
          <w:highlight w:val="yellow"/>
        </w:rPr>
        <w:t>+0.2</w:t>
      </w:r>
    </w:p>
    <w:p w14:paraId="000CD907" w14:textId="7B5CD04A" w:rsidR="005E7AD4" w:rsidRDefault="005E7AD4" w:rsidP="002201F2">
      <w:pPr>
        <w:rPr>
          <w:rFonts w:ascii="Roboto" w:hAnsi="Roboto"/>
        </w:rPr>
      </w:pPr>
      <w:r>
        <w:rPr>
          <w:noProof/>
        </w:rPr>
        <w:drawing>
          <wp:inline distT="0" distB="0" distL="0" distR="0" wp14:anchorId="32AF9255" wp14:editId="3EAFE933">
            <wp:extent cx="5612130" cy="3155315"/>
            <wp:effectExtent l="0" t="0" r="7620" b="6985"/>
            <wp:docPr id="91405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5575" name=""/>
                    <pic:cNvPicPr/>
                  </pic:nvPicPr>
                  <pic:blipFill>
                    <a:blip r:embed="rId20"/>
                    <a:stretch>
                      <a:fillRect/>
                    </a:stretch>
                  </pic:blipFill>
                  <pic:spPr>
                    <a:xfrm>
                      <a:off x="0" y="0"/>
                      <a:ext cx="5612130" cy="3155315"/>
                    </a:xfrm>
                    <a:prstGeom prst="rect">
                      <a:avLst/>
                    </a:prstGeom>
                  </pic:spPr>
                </pic:pic>
              </a:graphicData>
            </a:graphic>
          </wp:inline>
        </w:drawing>
      </w:r>
    </w:p>
    <w:p w14:paraId="6C8B85FD" w14:textId="77777777" w:rsidR="005E7AD4" w:rsidRDefault="005E7AD4" w:rsidP="002201F2">
      <w:pPr>
        <w:rPr>
          <w:rFonts w:ascii="Roboto" w:hAnsi="Roboto"/>
        </w:rPr>
      </w:pPr>
    </w:p>
    <w:p w14:paraId="7D65432E" w14:textId="1854FE0B" w:rsidR="005E7AD4" w:rsidRDefault="005E7AD4" w:rsidP="002201F2">
      <w:pPr>
        <w:rPr>
          <w:rFonts w:ascii="Roboto" w:hAnsi="Roboto"/>
        </w:rPr>
      </w:pPr>
      <w:r>
        <w:rPr>
          <w:rFonts w:ascii="Roboto" w:hAnsi="Roboto"/>
        </w:rPr>
        <w:t xml:space="preserve">Conclusión </w:t>
      </w:r>
    </w:p>
    <w:p w14:paraId="6DDDCA57" w14:textId="133F54DD" w:rsidR="00282CE0" w:rsidRDefault="005E7AD4" w:rsidP="002201F2">
      <w:pPr>
        <w:rPr>
          <w:rFonts w:ascii="Roboto" w:hAnsi="Roboto"/>
        </w:rPr>
      </w:pPr>
      <w:r>
        <w:rPr>
          <w:rFonts w:ascii="Roboto" w:hAnsi="Roboto"/>
        </w:rPr>
        <w:t xml:space="preserve">Uso de herramientas para tener una mayor seguridad y no sean accesibles fácilmente </w:t>
      </w:r>
    </w:p>
    <w:p w14:paraId="7FA74E0A" w14:textId="77777777" w:rsidR="00282CE0" w:rsidRDefault="00282CE0">
      <w:pPr>
        <w:rPr>
          <w:rFonts w:ascii="Roboto" w:hAnsi="Roboto"/>
        </w:rPr>
      </w:pPr>
      <w:r>
        <w:rPr>
          <w:rFonts w:ascii="Roboto" w:hAnsi="Roboto"/>
        </w:rPr>
        <w:br w:type="page"/>
      </w:r>
    </w:p>
    <w:p w14:paraId="2DE3B263" w14:textId="73E8523C" w:rsidR="005E7AD4" w:rsidRDefault="00282CE0" w:rsidP="002201F2">
      <w:pPr>
        <w:rPr>
          <w:rFonts w:ascii="Roboto" w:hAnsi="Roboto"/>
        </w:rPr>
      </w:pPr>
      <w:r>
        <w:rPr>
          <w:rFonts w:ascii="Roboto" w:hAnsi="Roboto"/>
        </w:rPr>
        <w:lastRenderedPageBreak/>
        <w:t>SESION 5 1ER PARCIAL</w:t>
      </w:r>
    </w:p>
    <w:p w14:paraId="65946914" w14:textId="71BCB8A9" w:rsidR="00282CE0" w:rsidRDefault="00282CE0" w:rsidP="002201F2">
      <w:pPr>
        <w:rPr>
          <w:rFonts w:ascii="Roboto" w:hAnsi="Roboto"/>
        </w:rPr>
      </w:pPr>
      <w:r>
        <w:rPr>
          <w:rFonts w:ascii="Roboto" w:hAnsi="Roboto"/>
        </w:rPr>
        <w:t>Criptografía moderna</w:t>
      </w:r>
    </w:p>
    <w:p w14:paraId="7A63DBF1" w14:textId="47AF34FF" w:rsidR="00282CE0" w:rsidRDefault="00282CE0" w:rsidP="002201F2">
      <w:pPr>
        <w:pBdr>
          <w:top w:val="single" w:sz="6" w:space="1" w:color="auto"/>
          <w:bottom w:val="single" w:sz="6" w:space="1" w:color="auto"/>
        </w:pBdr>
        <w:rPr>
          <w:rFonts w:ascii="Roboto" w:hAnsi="Roboto"/>
        </w:rPr>
      </w:pPr>
      <w:r>
        <w:rPr>
          <w:rFonts w:ascii="Roboto" w:hAnsi="Roboto"/>
        </w:rPr>
        <w:t>Objetivo: al finalizar la sesión el alumno identificara algunos algoritmos criptográficos modernos para el tratamiento de información segura</w:t>
      </w:r>
    </w:p>
    <w:p w14:paraId="786355B0" w14:textId="7A74BD4D" w:rsidR="00282CE0" w:rsidRDefault="00282CE0" w:rsidP="002201F2">
      <w:pPr>
        <w:rPr>
          <w:rFonts w:ascii="Roboto" w:hAnsi="Roboto"/>
        </w:rPr>
      </w:pPr>
      <w:r>
        <w:rPr>
          <w:rFonts w:ascii="Roboto" w:hAnsi="Roboto"/>
        </w:rPr>
        <w:t xml:space="preserve">Las </w:t>
      </w:r>
      <w:r w:rsidR="005B3FC8">
        <w:rPr>
          <w:rFonts w:ascii="Roboto" w:hAnsi="Roboto"/>
        </w:rPr>
        <w:t>técnicas</w:t>
      </w:r>
      <w:r>
        <w:rPr>
          <w:rFonts w:ascii="Roboto" w:hAnsi="Roboto"/>
        </w:rPr>
        <w:t xml:space="preserve">, estrategias, mecanismos que permiten ocultar de forma digital la </w:t>
      </w:r>
      <w:r w:rsidR="005B3FC8">
        <w:rPr>
          <w:rFonts w:ascii="Roboto" w:hAnsi="Roboto"/>
        </w:rPr>
        <w:t>información</w:t>
      </w:r>
      <w:r>
        <w:rPr>
          <w:rFonts w:ascii="Roboto" w:hAnsi="Roboto"/>
        </w:rPr>
        <w:t xml:space="preserve"> y datos se </w:t>
      </w:r>
      <w:r w:rsidR="005B3FC8">
        <w:rPr>
          <w:rFonts w:ascii="Roboto" w:hAnsi="Roboto"/>
        </w:rPr>
        <w:t>realizan</w:t>
      </w:r>
      <w:r>
        <w:rPr>
          <w:rFonts w:ascii="Roboto" w:hAnsi="Roboto"/>
        </w:rPr>
        <w:t xml:space="preserve"> mediante la criptografía modernos se dividen en:</w:t>
      </w:r>
    </w:p>
    <w:p w14:paraId="0B4A6128" w14:textId="2AFE38AC" w:rsidR="00282CE0" w:rsidRDefault="00282CE0" w:rsidP="00282CE0">
      <w:pPr>
        <w:pStyle w:val="Prrafodelista"/>
        <w:numPr>
          <w:ilvl w:val="0"/>
          <w:numId w:val="4"/>
        </w:numPr>
        <w:rPr>
          <w:rFonts w:ascii="Roboto" w:hAnsi="Roboto"/>
        </w:rPr>
      </w:pPr>
      <w:r>
        <w:rPr>
          <w:rFonts w:ascii="Roboto" w:hAnsi="Roboto"/>
        </w:rPr>
        <w:t>Cifrado en flujo</w:t>
      </w:r>
    </w:p>
    <w:p w14:paraId="0A391518" w14:textId="58E36BA4" w:rsidR="00282CE0" w:rsidRDefault="00282CE0" w:rsidP="00282CE0">
      <w:pPr>
        <w:pStyle w:val="Prrafodelista"/>
        <w:rPr>
          <w:rFonts w:ascii="Roboto" w:hAnsi="Roboto"/>
        </w:rPr>
      </w:pPr>
      <w:r>
        <w:rPr>
          <w:rFonts w:ascii="Roboto" w:hAnsi="Roboto"/>
        </w:rPr>
        <w:t>El emisor usa un algoritmo moderno secreto (generar pseudoaleatorio) para generar secuencias binarias, hexadecimales con permutación y factorización. Realizando una misma operación para un descifrado, utiliza una clave.</w:t>
      </w:r>
    </w:p>
    <w:p w14:paraId="772D0027" w14:textId="2B77719B" w:rsidR="005B3FC8" w:rsidRPr="005B3FC8" w:rsidRDefault="005B3FC8" w:rsidP="005B3FC8">
      <w:pPr>
        <w:pStyle w:val="Prrafodelista"/>
        <w:rPr>
          <w:rFonts w:ascii="Roboto" w:hAnsi="Roboto"/>
        </w:rPr>
      </w:pPr>
      <w:r>
        <w:rPr>
          <w:rFonts w:ascii="Roboto" w:hAnsi="Roboto"/>
        </w:rPr>
        <w:t>Ejemplo algoritmo DES estándar de datos encriptado 3DES, Algoritmo 4RC</w:t>
      </w:r>
    </w:p>
    <w:p w14:paraId="431952A4" w14:textId="77777777" w:rsidR="005B3FC8" w:rsidRDefault="005B3FC8" w:rsidP="00282CE0">
      <w:pPr>
        <w:pStyle w:val="Prrafodelista"/>
        <w:rPr>
          <w:rFonts w:ascii="Roboto" w:hAnsi="Roboto"/>
        </w:rPr>
      </w:pPr>
    </w:p>
    <w:p w14:paraId="7D927DB1" w14:textId="77777777" w:rsidR="00282CE0" w:rsidRDefault="00282CE0" w:rsidP="00282CE0">
      <w:pPr>
        <w:pStyle w:val="Prrafodelista"/>
        <w:rPr>
          <w:rFonts w:ascii="Roboto" w:hAnsi="Roboto"/>
        </w:rPr>
      </w:pPr>
    </w:p>
    <w:p w14:paraId="684CEDF1" w14:textId="094B9BB7" w:rsidR="00282CE0" w:rsidRDefault="00282CE0" w:rsidP="00282CE0">
      <w:pPr>
        <w:pStyle w:val="Prrafodelista"/>
        <w:numPr>
          <w:ilvl w:val="0"/>
          <w:numId w:val="4"/>
        </w:numPr>
        <w:rPr>
          <w:rFonts w:ascii="Roboto" w:hAnsi="Roboto"/>
        </w:rPr>
      </w:pPr>
      <w:r>
        <w:rPr>
          <w:rFonts w:ascii="Roboto" w:hAnsi="Roboto"/>
        </w:rPr>
        <w:t>Cifrado en bloque. La información y datos se dividen por secciones y en cada sección</w:t>
      </w:r>
      <w:r w:rsidR="005B3FC8">
        <w:rPr>
          <w:rFonts w:ascii="Roboto" w:hAnsi="Roboto"/>
        </w:rPr>
        <w:t xml:space="preserve"> se aplicará un algoritmo criptográfico y puede ser en distintos componentes o elementos de envió de la información. Utiliza una clave para cifrar y descifrar IDEA (algoritmo de encriptación de datos internacional), algoritmo </w:t>
      </w:r>
      <w:proofErr w:type="spellStart"/>
      <w:r w:rsidR="005B3FC8">
        <w:rPr>
          <w:rFonts w:ascii="Roboto" w:hAnsi="Roboto"/>
        </w:rPr>
        <w:t>Rijndael</w:t>
      </w:r>
      <w:proofErr w:type="spellEnd"/>
      <w:r w:rsidR="005B3FC8">
        <w:rPr>
          <w:rFonts w:ascii="Roboto" w:hAnsi="Roboto"/>
        </w:rPr>
        <w:t xml:space="preserve"> </w:t>
      </w:r>
    </w:p>
    <w:p w14:paraId="58656EA3" w14:textId="206039E9" w:rsidR="005D09F5" w:rsidRDefault="005D09F5" w:rsidP="005D09F5">
      <w:pPr>
        <w:pStyle w:val="Prrafodelista"/>
        <w:rPr>
          <w:rFonts w:ascii="Roboto" w:hAnsi="Roboto"/>
        </w:rPr>
      </w:pPr>
      <w:proofErr w:type="spellStart"/>
      <w:r>
        <w:rPr>
          <w:rFonts w:ascii="Roboto" w:hAnsi="Roboto"/>
        </w:rPr>
        <w:t>Algortimi</w:t>
      </w:r>
      <w:proofErr w:type="spellEnd"/>
      <w:r>
        <w:rPr>
          <w:rFonts w:ascii="Roboto" w:hAnsi="Roboto"/>
        </w:rPr>
        <w:t xml:space="preserve"> por hash toma una cadena y regresa un valor de longitud MD% de 128 bits y SHA1, SHA2, SHA3, de 256 bits </w:t>
      </w:r>
    </w:p>
    <w:p w14:paraId="5F588D16" w14:textId="77777777" w:rsidR="005D09F5" w:rsidRDefault="005D09F5" w:rsidP="005D09F5">
      <w:pPr>
        <w:pStyle w:val="Prrafodelista"/>
        <w:rPr>
          <w:rFonts w:ascii="Roboto" w:hAnsi="Roboto"/>
        </w:rPr>
      </w:pPr>
    </w:p>
    <w:p w14:paraId="7FF11BCB" w14:textId="4A030CEA" w:rsidR="00282CE0" w:rsidRDefault="00282CE0" w:rsidP="00282CE0">
      <w:pPr>
        <w:pStyle w:val="Prrafodelista"/>
        <w:numPr>
          <w:ilvl w:val="0"/>
          <w:numId w:val="4"/>
        </w:numPr>
        <w:rPr>
          <w:rFonts w:ascii="Roboto" w:hAnsi="Roboto"/>
        </w:rPr>
      </w:pPr>
      <w:r>
        <w:rPr>
          <w:rFonts w:ascii="Roboto" w:hAnsi="Roboto"/>
        </w:rPr>
        <w:t>Cifrado en llave</w:t>
      </w:r>
    </w:p>
    <w:p w14:paraId="696C3AAC" w14:textId="03737F00" w:rsidR="00282CE0" w:rsidRDefault="00282CE0" w:rsidP="00282CE0">
      <w:pPr>
        <w:pStyle w:val="Prrafodelista"/>
        <w:numPr>
          <w:ilvl w:val="0"/>
          <w:numId w:val="4"/>
        </w:numPr>
        <w:rPr>
          <w:rFonts w:ascii="Roboto" w:hAnsi="Roboto"/>
        </w:rPr>
      </w:pPr>
      <w:r>
        <w:rPr>
          <w:rFonts w:ascii="Roboto" w:hAnsi="Roboto"/>
        </w:rPr>
        <w:t xml:space="preserve">Cifrado por certificados </w:t>
      </w:r>
    </w:p>
    <w:p w14:paraId="329A429D" w14:textId="77777777" w:rsidR="005B3FC8" w:rsidRDefault="005B3FC8" w:rsidP="005B3FC8">
      <w:pPr>
        <w:pBdr>
          <w:bottom w:val="single" w:sz="6" w:space="1" w:color="auto"/>
        </w:pBdr>
        <w:rPr>
          <w:rFonts w:ascii="Roboto" w:hAnsi="Roboto"/>
        </w:rPr>
      </w:pPr>
    </w:p>
    <w:p w14:paraId="7ECAA336" w14:textId="2FD715E7" w:rsidR="005B3FC8" w:rsidRDefault="005B3FC8" w:rsidP="005B3FC8">
      <w:pPr>
        <w:rPr>
          <w:rFonts w:ascii="Roboto" w:hAnsi="Roboto"/>
        </w:rPr>
      </w:pPr>
      <w:r>
        <w:rPr>
          <w:rFonts w:ascii="Roboto" w:hAnsi="Roboto"/>
        </w:rPr>
        <w:t xml:space="preserve">Desarrollo. Descargue la herramienta </w:t>
      </w:r>
      <w:proofErr w:type="spellStart"/>
      <w:r>
        <w:rPr>
          <w:rFonts w:ascii="Roboto" w:hAnsi="Roboto"/>
        </w:rPr>
        <w:t>Stools</w:t>
      </w:r>
      <w:proofErr w:type="spellEnd"/>
      <w:r>
        <w:rPr>
          <w:rFonts w:ascii="Roboto" w:hAnsi="Roboto"/>
        </w:rPr>
        <w:t xml:space="preserve"> para encriptar mensaje en texto (Frase célebre de ciberseguridad) y con el proceso </w:t>
      </w:r>
      <w:proofErr w:type="spellStart"/>
      <w:r>
        <w:rPr>
          <w:rFonts w:ascii="Roboto" w:hAnsi="Roboto"/>
        </w:rPr>
        <w:t>blinder</w:t>
      </w:r>
      <w:proofErr w:type="spellEnd"/>
      <w:r>
        <w:rPr>
          <w:rFonts w:ascii="Roboto" w:hAnsi="Roboto"/>
        </w:rPr>
        <w:t xml:space="preserve"> (juntar archivos) en una imagen tipo </w:t>
      </w:r>
      <w:proofErr w:type="spellStart"/>
      <w:r>
        <w:rPr>
          <w:rFonts w:ascii="Roboto" w:hAnsi="Roboto"/>
        </w:rPr>
        <w:t>bmp</w:t>
      </w:r>
      <w:proofErr w:type="spellEnd"/>
      <w:r>
        <w:rPr>
          <w:rFonts w:ascii="Roboto" w:hAnsi="Roboto"/>
        </w:rPr>
        <w:t xml:space="preserve"> adjuntar las imágenes y el texto seleccione el algoritmo IDEA </w:t>
      </w:r>
    </w:p>
    <w:p w14:paraId="7B2F665A" w14:textId="66959E6D" w:rsidR="000C3ADD" w:rsidRDefault="000C3ADD" w:rsidP="005B3FC8">
      <w:pPr>
        <w:pBdr>
          <w:bottom w:val="single" w:sz="6" w:space="1" w:color="auto"/>
        </w:pBdr>
        <w:rPr>
          <w:rFonts w:ascii="Roboto" w:hAnsi="Roboto"/>
        </w:rPr>
      </w:pPr>
      <w:r>
        <w:rPr>
          <w:noProof/>
        </w:rPr>
        <w:drawing>
          <wp:inline distT="0" distB="0" distL="0" distR="0" wp14:anchorId="14EBA699" wp14:editId="07073886">
            <wp:extent cx="4133850" cy="2324180"/>
            <wp:effectExtent l="0" t="0" r="0" b="0"/>
            <wp:docPr id="350801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1549" name=""/>
                    <pic:cNvPicPr/>
                  </pic:nvPicPr>
                  <pic:blipFill>
                    <a:blip r:embed="rId21"/>
                    <a:stretch>
                      <a:fillRect/>
                    </a:stretch>
                  </pic:blipFill>
                  <pic:spPr>
                    <a:xfrm>
                      <a:off x="0" y="0"/>
                      <a:ext cx="4139453" cy="2327330"/>
                    </a:xfrm>
                    <a:prstGeom prst="rect">
                      <a:avLst/>
                    </a:prstGeom>
                  </pic:spPr>
                </pic:pic>
              </a:graphicData>
            </a:graphic>
          </wp:inline>
        </w:drawing>
      </w:r>
    </w:p>
    <w:p w14:paraId="34B76A0A" w14:textId="341EF7F0" w:rsidR="000C3ADD" w:rsidRDefault="000C3ADD" w:rsidP="005B3FC8">
      <w:pPr>
        <w:rPr>
          <w:rFonts w:ascii="Roboto" w:hAnsi="Roboto"/>
        </w:rPr>
      </w:pPr>
      <w:r>
        <w:rPr>
          <w:rFonts w:ascii="Roboto" w:hAnsi="Roboto"/>
        </w:rPr>
        <w:lastRenderedPageBreak/>
        <w:t>Desarrollo 2. En una imagen BMP guarde las definiciones de algunos autores de administración de seguridad informática</w:t>
      </w:r>
    </w:p>
    <w:p w14:paraId="482DCBBF" w14:textId="4E01659C" w:rsidR="000C3ADD" w:rsidRDefault="000C3ADD" w:rsidP="005B3FC8">
      <w:pPr>
        <w:rPr>
          <w:rFonts w:ascii="Roboto" w:hAnsi="Roboto"/>
        </w:rPr>
      </w:pPr>
      <w:r>
        <w:rPr>
          <w:rFonts w:ascii="Roboto" w:hAnsi="Roboto"/>
        </w:rPr>
        <w:t>Suba ejercicios a tablón con sus datos precisos</w:t>
      </w:r>
    </w:p>
    <w:p w14:paraId="78CE3AEC" w14:textId="17117E37" w:rsidR="000C3ADD" w:rsidRDefault="000C3ADD" w:rsidP="005B3FC8">
      <w:pPr>
        <w:rPr>
          <w:rFonts w:ascii="Roboto" w:hAnsi="Roboto"/>
        </w:rPr>
      </w:pPr>
      <w:r>
        <w:rPr>
          <w:rFonts w:ascii="Roboto" w:hAnsi="Roboto"/>
        </w:rPr>
        <w:t xml:space="preserve">Clave </w:t>
      </w:r>
      <w:r w:rsidRPr="000C3ADD">
        <w:rPr>
          <w:rFonts w:ascii="Roboto" w:hAnsi="Roboto"/>
        </w:rPr>
        <w:t>w4S_=k86U6q=</w:t>
      </w:r>
      <w:proofErr w:type="spellStart"/>
      <w:r w:rsidRPr="000C3ADD">
        <w:rPr>
          <w:rFonts w:ascii="Roboto" w:hAnsi="Roboto"/>
        </w:rPr>
        <w:t>R|h</w:t>
      </w:r>
      <w:proofErr w:type="spellEnd"/>
    </w:p>
    <w:p w14:paraId="19DF6B89" w14:textId="47970CEB" w:rsidR="000C3ADD" w:rsidRDefault="000C3ADD" w:rsidP="005B3FC8">
      <w:pPr>
        <w:rPr>
          <w:rFonts w:ascii="Roboto" w:hAnsi="Roboto"/>
        </w:rPr>
      </w:pPr>
      <w:proofErr w:type="spellStart"/>
      <w:r>
        <w:rPr>
          <w:rFonts w:ascii="Roboto" w:hAnsi="Roboto"/>
        </w:rPr>
        <w:t>Password</w:t>
      </w:r>
      <w:proofErr w:type="spellEnd"/>
    </w:p>
    <w:p w14:paraId="4C79F23A" w14:textId="4A49B145" w:rsidR="000C3ADD" w:rsidRDefault="000C3ADD" w:rsidP="005B3FC8">
      <w:pPr>
        <w:rPr>
          <w:rFonts w:ascii="Roboto" w:hAnsi="Roboto"/>
        </w:rPr>
      </w:pPr>
      <w:r w:rsidRPr="000C3ADD">
        <w:rPr>
          <w:rFonts w:ascii="Roboto" w:hAnsi="Roboto"/>
        </w:rPr>
        <w:t>cfd6f6c95313dd5e91e31b7180fcf69a</w:t>
      </w:r>
    </w:p>
    <w:p w14:paraId="65EAD0FC" w14:textId="77777777" w:rsidR="009C2DFC" w:rsidRDefault="009C2DFC" w:rsidP="005B3FC8">
      <w:pPr>
        <w:pBdr>
          <w:bottom w:val="single" w:sz="6" w:space="1" w:color="auto"/>
        </w:pBdr>
        <w:rPr>
          <w:rFonts w:ascii="Roboto" w:hAnsi="Roboto"/>
        </w:rPr>
      </w:pPr>
    </w:p>
    <w:p w14:paraId="071355D2" w14:textId="3F5F32EC" w:rsidR="009C2DFC" w:rsidRDefault="009C2DFC" w:rsidP="005B3FC8">
      <w:pPr>
        <w:rPr>
          <w:rFonts w:ascii="Roboto" w:hAnsi="Roboto"/>
        </w:rPr>
      </w:pPr>
      <w:r>
        <w:rPr>
          <w:rFonts w:ascii="Roboto" w:hAnsi="Roboto"/>
        </w:rPr>
        <w:t>esteganografía el arte ocultar.</w:t>
      </w:r>
    </w:p>
    <w:p w14:paraId="7AFE02D6" w14:textId="52EF092E" w:rsidR="009C2DFC" w:rsidRDefault="009C2DFC" w:rsidP="005B3FC8">
      <w:pPr>
        <w:rPr>
          <w:rFonts w:ascii="Roboto" w:hAnsi="Roboto"/>
        </w:rPr>
      </w:pPr>
      <w:r>
        <w:rPr>
          <w:rFonts w:ascii="Roboto" w:hAnsi="Roboto"/>
        </w:rPr>
        <w:t>Aplicar el mismo procedimiento de ocultar la información en un texto clave</w:t>
      </w:r>
    </w:p>
    <w:p w14:paraId="2CF1F41D" w14:textId="77777777" w:rsidR="009C2DFC" w:rsidRDefault="009C2DFC" w:rsidP="005B3FC8">
      <w:pPr>
        <w:rPr>
          <w:rFonts w:ascii="Roboto" w:hAnsi="Roboto"/>
        </w:rPr>
      </w:pPr>
    </w:p>
    <w:p w14:paraId="71DDB555" w14:textId="161A4476" w:rsidR="009C2DFC" w:rsidRDefault="009C2DFC" w:rsidP="005B3FC8">
      <w:pPr>
        <w:rPr>
          <w:rFonts w:ascii="Roboto" w:hAnsi="Roboto"/>
        </w:rPr>
      </w:pPr>
      <w:r>
        <w:rPr>
          <w:rFonts w:ascii="Roboto" w:hAnsi="Roboto"/>
        </w:rPr>
        <w:t>Ejemplo</w:t>
      </w:r>
    </w:p>
    <w:p w14:paraId="0CA83B74" w14:textId="0A06EA94" w:rsidR="009C2DFC" w:rsidRDefault="009C2DFC" w:rsidP="005B3FC8">
      <w:pPr>
        <w:rPr>
          <w:rFonts w:ascii="Roboto" w:hAnsi="Roboto"/>
        </w:rPr>
      </w:pPr>
      <w:r>
        <w:rPr>
          <w:rFonts w:ascii="Roboto" w:hAnsi="Roboto"/>
        </w:rPr>
        <w:t xml:space="preserve">Esta noche clara la luna esta radiante el punto es la plaza donde hay un festival </w:t>
      </w:r>
      <w:r w:rsidR="0088506F">
        <w:rPr>
          <w:rFonts w:ascii="Roboto" w:hAnsi="Roboto"/>
        </w:rPr>
        <w:t>a la media noche se presenta un cantante famoso donde su éxito mayor es huida y despedida con desesperación no olides nada.</w:t>
      </w:r>
    </w:p>
    <w:p w14:paraId="473FE7DD" w14:textId="28D25BCE" w:rsidR="0088506F" w:rsidRDefault="0088506F" w:rsidP="005B3FC8">
      <w:pPr>
        <w:pBdr>
          <w:top w:val="single" w:sz="6" w:space="1" w:color="auto"/>
          <w:bottom w:val="single" w:sz="6" w:space="1" w:color="auto"/>
        </w:pBdr>
        <w:rPr>
          <w:rFonts w:ascii="Roboto" w:hAnsi="Roboto"/>
        </w:rPr>
      </w:pPr>
      <w:r>
        <w:rPr>
          <w:rFonts w:ascii="Roboto" w:hAnsi="Roboto"/>
        </w:rPr>
        <w:t xml:space="preserve">Mensaje principal: </w:t>
      </w:r>
      <w:proofErr w:type="spellStart"/>
      <w:r>
        <w:rPr>
          <w:rFonts w:ascii="Roboto" w:hAnsi="Roboto"/>
        </w:rPr>
        <w:t>esparase</w:t>
      </w:r>
      <w:proofErr w:type="spellEnd"/>
      <w:r>
        <w:rPr>
          <w:rFonts w:ascii="Roboto" w:hAnsi="Roboto"/>
        </w:rPr>
        <w:t xml:space="preserve"> a </w:t>
      </w:r>
      <w:proofErr w:type="spellStart"/>
      <w:r w:rsidR="00B149C1">
        <w:rPr>
          <w:rFonts w:ascii="Roboto" w:hAnsi="Roboto"/>
        </w:rPr>
        <w:t>a</w:t>
      </w:r>
      <w:proofErr w:type="spellEnd"/>
      <w:r w:rsidR="00B149C1">
        <w:rPr>
          <w:rFonts w:ascii="Roboto" w:hAnsi="Roboto"/>
        </w:rPr>
        <w:t xml:space="preserve"> la medianoche</w:t>
      </w:r>
      <w:r>
        <w:rPr>
          <w:rFonts w:ascii="Roboto" w:hAnsi="Roboto"/>
        </w:rPr>
        <w:t xml:space="preserve"> en la plaza es punto de encuentro</w:t>
      </w:r>
    </w:p>
    <w:p w14:paraId="6548B43D" w14:textId="77DF1CD8" w:rsidR="0088506F" w:rsidRDefault="0088506F" w:rsidP="005B3FC8">
      <w:pPr>
        <w:rPr>
          <w:rFonts w:ascii="Roboto" w:hAnsi="Roboto"/>
        </w:rPr>
      </w:pPr>
      <w:r>
        <w:rPr>
          <w:rFonts w:ascii="Roboto" w:hAnsi="Roboto"/>
        </w:rPr>
        <w:t xml:space="preserve">Un archivo de texto guardarlo como </w:t>
      </w:r>
      <w:proofErr w:type="spellStart"/>
      <w:r>
        <w:rPr>
          <w:rFonts w:ascii="Roboto" w:hAnsi="Roboto"/>
        </w:rPr>
        <w:t>esteganografiaBernal</w:t>
      </w:r>
      <w:proofErr w:type="spellEnd"/>
      <w:r>
        <w:rPr>
          <w:rFonts w:ascii="Roboto" w:hAnsi="Roboto"/>
        </w:rPr>
        <w:t xml:space="preserve"> </w:t>
      </w:r>
    </w:p>
    <w:p w14:paraId="21EA391D" w14:textId="77777777" w:rsidR="0088506F" w:rsidRDefault="0088506F" w:rsidP="005B3FC8">
      <w:pPr>
        <w:rPr>
          <w:rFonts w:ascii="Roboto" w:hAnsi="Roboto"/>
        </w:rPr>
      </w:pPr>
    </w:p>
    <w:p w14:paraId="79371AC8" w14:textId="77777777" w:rsidR="00D67481" w:rsidRDefault="00D67481" w:rsidP="005B3FC8">
      <w:pPr>
        <w:rPr>
          <w:rFonts w:ascii="Roboto" w:hAnsi="Roboto"/>
        </w:rPr>
      </w:pPr>
    </w:p>
    <w:p w14:paraId="6245C63B" w14:textId="06D76759" w:rsidR="00D67481" w:rsidRDefault="00D67481" w:rsidP="005B3FC8">
      <w:pPr>
        <w:rPr>
          <w:rFonts w:ascii="Roboto" w:hAnsi="Roboto"/>
        </w:rPr>
      </w:pPr>
      <w:r>
        <w:rPr>
          <w:rFonts w:ascii="Roboto" w:hAnsi="Roboto"/>
        </w:rPr>
        <w:t>Conclusión, final general</w:t>
      </w:r>
    </w:p>
    <w:p w14:paraId="52E60224" w14:textId="24F4DC53" w:rsidR="00B149C1" w:rsidRDefault="00D67481" w:rsidP="005B3FC8">
      <w:pPr>
        <w:rPr>
          <w:rFonts w:ascii="Roboto" w:hAnsi="Roboto"/>
        </w:rPr>
      </w:pPr>
      <w:r>
        <w:rPr>
          <w:rFonts w:ascii="Roboto" w:hAnsi="Roboto"/>
        </w:rPr>
        <w:t>El uso de herramientas para encriptar con más de 1 método para que sea más difícil obtener los datos que han sido encriptados</w:t>
      </w:r>
      <w:r w:rsidR="00C67F49">
        <w:rPr>
          <w:rFonts w:ascii="Roboto" w:hAnsi="Roboto"/>
        </w:rPr>
        <w:t xml:space="preserve">, uso de MD5 y esteganografía para una mayor seguridad </w:t>
      </w:r>
    </w:p>
    <w:p w14:paraId="60B526C7" w14:textId="77777777" w:rsidR="00B149C1" w:rsidRDefault="00B149C1">
      <w:pPr>
        <w:rPr>
          <w:rFonts w:ascii="Roboto" w:hAnsi="Roboto"/>
        </w:rPr>
      </w:pPr>
      <w:r>
        <w:rPr>
          <w:rFonts w:ascii="Roboto" w:hAnsi="Roboto"/>
        </w:rPr>
        <w:br w:type="page"/>
      </w:r>
    </w:p>
    <w:p w14:paraId="3EC4F4EC" w14:textId="11E14611" w:rsidR="00D67481" w:rsidRDefault="00B149C1" w:rsidP="005B3FC8">
      <w:pPr>
        <w:rPr>
          <w:rFonts w:ascii="Roboto" w:hAnsi="Roboto"/>
        </w:rPr>
      </w:pPr>
      <w:r>
        <w:rPr>
          <w:rFonts w:ascii="Roboto" w:hAnsi="Roboto"/>
        </w:rPr>
        <w:lastRenderedPageBreak/>
        <w:t>SESION 6 1ER PARCIAL</w:t>
      </w:r>
    </w:p>
    <w:p w14:paraId="4A40F2B0" w14:textId="0A1DE9F3" w:rsidR="00B149C1" w:rsidRDefault="00B149C1" w:rsidP="005B3FC8">
      <w:pPr>
        <w:pBdr>
          <w:bottom w:val="single" w:sz="6" w:space="1" w:color="auto"/>
        </w:pBdr>
        <w:rPr>
          <w:rFonts w:ascii="Roboto" w:hAnsi="Roboto"/>
        </w:rPr>
      </w:pPr>
      <w:r>
        <w:rPr>
          <w:rFonts w:ascii="Roboto" w:hAnsi="Roboto"/>
        </w:rPr>
        <w:t>Objetivo: al finalizar la sesión el alumno identificara los elementos y componentes del algoritmo de cifrado IDEA para encriptación y generación de llaves</w:t>
      </w:r>
    </w:p>
    <w:p w14:paraId="3972DDE1" w14:textId="2D97E0EE" w:rsidR="00B149C1" w:rsidRDefault="00B149C1" w:rsidP="005B3FC8">
      <w:pPr>
        <w:rPr>
          <w:rFonts w:ascii="Roboto" w:hAnsi="Roboto"/>
        </w:rPr>
      </w:pPr>
      <w:r>
        <w:rPr>
          <w:rFonts w:ascii="Roboto" w:hAnsi="Roboto"/>
        </w:rPr>
        <w:t>Consideraciones teóricas:</w:t>
      </w:r>
    </w:p>
    <w:p w14:paraId="37CA7F5E" w14:textId="3D5A905B" w:rsidR="00B149C1" w:rsidRDefault="00B149C1" w:rsidP="005B3FC8">
      <w:pPr>
        <w:rPr>
          <w:rFonts w:ascii="Roboto" w:hAnsi="Roboto"/>
        </w:rPr>
      </w:pPr>
      <w:r>
        <w:rPr>
          <w:rFonts w:ascii="Roboto" w:hAnsi="Roboto"/>
        </w:rPr>
        <w:t xml:space="preserve">Rivest, Shamir y </w:t>
      </w:r>
      <w:proofErr w:type="spellStart"/>
      <w:r>
        <w:rPr>
          <w:rFonts w:ascii="Roboto" w:hAnsi="Roboto"/>
        </w:rPr>
        <w:t>Adlman</w:t>
      </w:r>
      <w:proofErr w:type="spellEnd"/>
      <w:r>
        <w:rPr>
          <w:rFonts w:ascii="Roboto" w:hAnsi="Roboto"/>
        </w:rPr>
        <w:t xml:space="preserve"> son los creadores del algoritmo RSA que factoriza números muy grandes a partir de divisiones sucesivas Sus aplicaciones principales para la administración de la seguridad informática son:</w:t>
      </w:r>
    </w:p>
    <w:p w14:paraId="5A902600" w14:textId="68BF6F06" w:rsidR="00B149C1" w:rsidRDefault="00B149C1" w:rsidP="005B3FC8">
      <w:pPr>
        <w:rPr>
          <w:rFonts w:ascii="Roboto" w:hAnsi="Roboto"/>
        </w:rPr>
      </w:pPr>
      <w:r>
        <w:rPr>
          <w:rFonts w:ascii="Roboto" w:hAnsi="Roboto"/>
        </w:rPr>
        <w:t xml:space="preserve">Encriptación </w:t>
      </w:r>
    </w:p>
    <w:p w14:paraId="61C9EA93" w14:textId="1AA360A0" w:rsidR="00B149C1" w:rsidRDefault="00B149C1" w:rsidP="005B3FC8">
      <w:pPr>
        <w:rPr>
          <w:rFonts w:ascii="Roboto" w:hAnsi="Roboto"/>
        </w:rPr>
      </w:pPr>
      <w:r>
        <w:rPr>
          <w:rFonts w:ascii="Roboto" w:hAnsi="Roboto"/>
        </w:rPr>
        <w:t>Desencriptación</w:t>
      </w:r>
    </w:p>
    <w:p w14:paraId="1586CDDD" w14:textId="6DA861F5" w:rsidR="00B149C1" w:rsidRDefault="00B149C1" w:rsidP="005B3FC8">
      <w:pPr>
        <w:rPr>
          <w:rFonts w:ascii="Roboto" w:hAnsi="Roboto"/>
        </w:rPr>
      </w:pPr>
      <w:r>
        <w:rPr>
          <w:rFonts w:ascii="Roboto" w:hAnsi="Roboto"/>
        </w:rPr>
        <w:t xml:space="preserve">Generación de llaves </w:t>
      </w:r>
      <w:proofErr w:type="spellStart"/>
      <w:r>
        <w:rPr>
          <w:rFonts w:ascii="Roboto" w:hAnsi="Roboto"/>
        </w:rPr>
        <w:t>publicas</w:t>
      </w:r>
      <w:proofErr w:type="spellEnd"/>
      <w:r>
        <w:rPr>
          <w:rFonts w:ascii="Roboto" w:hAnsi="Roboto"/>
        </w:rPr>
        <w:t xml:space="preserve"> (para diversos usuarios) y llaves privadas (de forma especial uno o varios usuarios selectos)</w:t>
      </w:r>
    </w:p>
    <w:p w14:paraId="24EBA955" w14:textId="6D0FB535" w:rsidR="00B149C1" w:rsidRDefault="00B149C1" w:rsidP="005B3FC8">
      <w:pPr>
        <w:rPr>
          <w:rFonts w:ascii="Roboto" w:hAnsi="Roboto"/>
        </w:rPr>
      </w:pPr>
      <w:r>
        <w:rPr>
          <w:rFonts w:ascii="Roboto" w:hAnsi="Roboto"/>
        </w:rPr>
        <w:t>Firmado digital</w:t>
      </w:r>
    </w:p>
    <w:p w14:paraId="4EE9AD1E" w14:textId="7C4D594F" w:rsidR="00B149C1" w:rsidRDefault="00B149C1" w:rsidP="005B3FC8">
      <w:pPr>
        <w:rPr>
          <w:rFonts w:ascii="Roboto" w:hAnsi="Roboto"/>
        </w:rPr>
      </w:pPr>
      <w:r>
        <w:rPr>
          <w:rFonts w:ascii="Roboto" w:hAnsi="Roboto"/>
        </w:rPr>
        <w:t>Certificados digitales</w:t>
      </w:r>
    </w:p>
    <w:p w14:paraId="3EFE5C5B" w14:textId="73FE7BC6" w:rsidR="00B149C1" w:rsidRDefault="00B149C1" w:rsidP="005B3FC8">
      <w:pPr>
        <w:rPr>
          <w:rFonts w:ascii="Roboto" w:hAnsi="Roboto"/>
        </w:rPr>
      </w:pPr>
      <w:r>
        <w:rPr>
          <w:rFonts w:ascii="Roboto" w:hAnsi="Roboto"/>
        </w:rPr>
        <w:t xml:space="preserve">Su base es binaria por lo </w:t>
      </w:r>
      <w:proofErr w:type="spellStart"/>
      <w:r>
        <w:rPr>
          <w:rFonts w:ascii="Roboto" w:hAnsi="Roboto"/>
        </w:rPr>
        <w:t>cal</w:t>
      </w:r>
      <w:proofErr w:type="spellEnd"/>
      <w:r>
        <w:rPr>
          <w:rFonts w:ascii="Roboto" w:hAnsi="Roboto"/>
        </w:rPr>
        <w:t xml:space="preserve"> se puede tener en paridad de bits</w:t>
      </w:r>
    </w:p>
    <w:p w14:paraId="08DD2BE9" w14:textId="0A8B2B9A" w:rsidR="00B149C1" w:rsidRDefault="00B149C1" w:rsidP="005B3FC8">
      <w:pPr>
        <w:pBdr>
          <w:bottom w:val="single" w:sz="6" w:space="1" w:color="auto"/>
        </w:pBdr>
        <w:rPr>
          <w:rFonts w:ascii="Roboto" w:hAnsi="Roboto"/>
        </w:rPr>
      </w:pPr>
      <w:r>
        <w:rPr>
          <w:rFonts w:ascii="Roboto" w:hAnsi="Roboto"/>
        </w:rPr>
        <w:t xml:space="preserve">256, 512, 1024, 2048, 4096 y mayores </w:t>
      </w:r>
    </w:p>
    <w:p w14:paraId="1A1D9C52" w14:textId="3FEFB129" w:rsidR="00B149C1" w:rsidRDefault="00B149C1" w:rsidP="005B3FC8">
      <w:pPr>
        <w:rPr>
          <w:rFonts w:ascii="Roboto" w:hAnsi="Roboto"/>
        </w:rPr>
      </w:pPr>
      <w:r>
        <w:rPr>
          <w:rFonts w:ascii="Roboto" w:hAnsi="Roboto"/>
        </w:rPr>
        <w:t xml:space="preserve">Desarrollo. Descargue </w:t>
      </w:r>
      <w:proofErr w:type="spellStart"/>
      <w:r>
        <w:rPr>
          <w:rFonts w:ascii="Roboto" w:hAnsi="Roboto"/>
        </w:rPr>
        <w:t>Openssl</w:t>
      </w:r>
      <w:proofErr w:type="spellEnd"/>
      <w:r w:rsidR="00175A5C">
        <w:rPr>
          <w:rFonts w:ascii="Roboto" w:hAnsi="Roboto"/>
        </w:rPr>
        <w:t xml:space="preserve"> para la generación de llaves RSA genere una de tipo </w:t>
      </w:r>
      <w:proofErr w:type="spellStart"/>
      <w:r w:rsidR="00175A5C">
        <w:rPr>
          <w:rFonts w:ascii="Roboto" w:hAnsi="Roboto"/>
        </w:rPr>
        <w:t>publica</w:t>
      </w:r>
      <w:proofErr w:type="spellEnd"/>
      <w:r w:rsidR="00175A5C">
        <w:rPr>
          <w:rFonts w:ascii="Roboto" w:hAnsi="Roboto"/>
        </w:rPr>
        <w:t xml:space="preserve"> y privada de 1024 bits, 2048 bits, 8192 bits</w:t>
      </w:r>
    </w:p>
    <w:p w14:paraId="7B741386" w14:textId="5D6655B1" w:rsidR="00175A5C" w:rsidRDefault="00175A5C" w:rsidP="00175A5C">
      <w:pPr>
        <w:rPr>
          <w:rFonts w:ascii="Roboto" w:hAnsi="Roboto"/>
        </w:rPr>
      </w:pPr>
      <w:r>
        <w:rPr>
          <w:rFonts w:ascii="Roboto" w:hAnsi="Roboto"/>
        </w:rPr>
        <w:t xml:space="preserve">Definición de </w:t>
      </w:r>
      <w:proofErr w:type="spellStart"/>
      <w:r>
        <w:rPr>
          <w:rFonts w:ascii="Roboto" w:hAnsi="Roboto"/>
        </w:rPr>
        <w:t>openSSL</w:t>
      </w:r>
      <w:proofErr w:type="spellEnd"/>
      <w:r>
        <w:rPr>
          <w:rFonts w:ascii="Roboto" w:hAnsi="Roboto"/>
        </w:rPr>
        <w:t xml:space="preserve">. Herramienta de código abierto que contiene un conjunto de funciones para la criptografía, </w:t>
      </w:r>
      <w:proofErr w:type="spellStart"/>
      <w:r>
        <w:rPr>
          <w:rFonts w:ascii="Roboto" w:hAnsi="Roboto"/>
        </w:rPr>
        <w:t>toolkit</w:t>
      </w:r>
      <w:proofErr w:type="spellEnd"/>
      <w:r>
        <w:rPr>
          <w:rFonts w:ascii="Roboto" w:hAnsi="Roboto"/>
        </w:rPr>
        <w:t xml:space="preserve"> para claves de cifrado RSA, firmas DSA, creación de certificados para páginas web x509, CRS, CRL SSL </w:t>
      </w:r>
      <w:proofErr w:type="spellStart"/>
      <w:r>
        <w:rPr>
          <w:rFonts w:ascii="Roboto" w:hAnsi="Roboto"/>
        </w:rPr>
        <w:t>segurity</w:t>
      </w:r>
      <w:proofErr w:type="spellEnd"/>
      <w:r>
        <w:rPr>
          <w:rFonts w:ascii="Roboto" w:hAnsi="Roboto"/>
        </w:rPr>
        <w:t xml:space="preserve"> socket </w:t>
      </w:r>
      <w:proofErr w:type="spellStart"/>
      <w:proofErr w:type="gramStart"/>
      <w:r>
        <w:rPr>
          <w:rFonts w:ascii="Roboto" w:hAnsi="Roboto"/>
        </w:rPr>
        <w:t>layer</w:t>
      </w:r>
      <w:proofErr w:type="spellEnd"/>
      <w:r>
        <w:rPr>
          <w:rFonts w:ascii="Roboto" w:hAnsi="Roboto"/>
        </w:rPr>
        <w:t xml:space="preserve">  y</w:t>
      </w:r>
      <w:proofErr w:type="gramEnd"/>
      <w:r>
        <w:rPr>
          <w:rFonts w:ascii="Roboto" w:hAnsi="Roboto"/>
        </w:rPr>
        <w:t xml:space="preserve"> </w:t>
      </w:r>
      <w:proofErr w:type="spellStart"/>
      <w:r>
        <w:rPr>
          <w:rFonts w:ascii="Roboto" w:hAnsi="Roboto"/>
        </w:rPr>
        <w:t>tls</w:t>
      </w:r>
      <w:proofErr w:type="spellEnd"/>
      <w:r>
        <w:rPr>
          <w:rFonts w:ascii="Roboto" w:hAnsi="Roboto"/>
        </w:rPr>
        <w:t xml:space="preserve"> </w:t>
      </w:r>
      <w:proofErr w:type="spellStart"/>
      <w:r>
        <w:rPr>
          <w:rFonts w:ascii="Roboto" w:hAnsi="Roboto"/>
        </w:rPr>
        <w:t>transport</w:t>
      </w:r>
      <w:proofErr w:type="spellEnd"/>
      <w:r>
        <w:rPr>
          <w:rFonts w:ascii="Roboto" w:hAnsi="Roboto"/>
        </w:rPr>
        <w:t xml:space="preserve"> </w:t>
      </w:r>
      <w:proofErr w:type="spellStart"/>
      <w:r>
        <w:rPr>
          <w:rFonts w:ascii="Roboto" w:hAnsi="Roboto"/>
        </w:rPr>
        <w:t>layer</w:t>
      </w:r>
      <w:proofErr w:type="spellEnd"/>
      <w:r>
        <w:rPr>
          <w:rFonts w:ascii="Roboto" w:hAnsi="Roboto"/>
        </w:rPr>
        <w:t xml:space="preserve"> </w:t>
      </w:r>
      <w:proofErr w:type="spellStart"/>
      <w:r>
        <w:rPr>
          <w:rFonts w:ascii="Roboto" w:hAnsi="Roboto"/>
        </w:rPr>
        <w:t>segurity</w:t>
      </w:r>
      <w:proofErr w:type="spellEnd"/>
    </w:p>
    <w:p w14:paraId="1F775FB5" w14:textId="77777777" w:rsidR="00175A5C" w:rsidRDefault="00175A5C" w:rsidP="00175A5C">
      <w:pPr>
        <w:rPr>
          <w:rFonts w:ascii="Roboto" w:hAnsi="Roboto"/>
        </w:rPr>
      </w:pPr>
    </w:p>
    <w:p w14:paraId="1AAD30BC" w14:textId="10035CBE" w:rsidR="00175A5C" w:rsidRDefault="00F87490" w:rsidP="00175A5C">
      <w:pPr>
        <w:rPr>
          <w:rFonts w:ascii="Roboto" w:hAnsi="Roboto"/>
        </w:rPr>
      </w:pPr>
      <w:r>
        <w:rPr>
          <w:noProof/>
        </w:rPr>
        <w:drawing>
          <wp:inline distT="0" distB="0" distL="0" distR="0" wp14:anchorId="6C09AF46" wp14:editId="7E8144A7">
            <wp:extent cx="4235356" cy="2381250"/>
            <wp:effectExtent l="0" t="0" r="0" b="0"/>
            <wp:docPr id="1913047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7677" name=""/>
                    <pic:cNvPicPr/>
                  </pic:nvPicPr>
                  <pic:blipFill>
                    <a:blip r:embed="rId22"/>
                    <a:stretch>
                      <a:fillRect/>
                    </a:stretch>
                  </pic:blipFill>
                  <pic:spPr>
                    <a:xfrm>
                      <a:off x="0" y="0"/>
                      <a:ext cx="4236464" cy="2381873"/>
                    </a:xfrm>
                    <a:prstGeom prst="rect">
                      <a:avLst/>
                    </a:prstGeom>
                  </pic:spPr>
                </pic:pic>
              </a:graphicData>
            </a:graphic>
          </wp:inline>
        </w:drawing>
      </w:r>
    </w:p>
    <w:p w14:paraId="18E8AD8A" w14:textId="77777777" w:rsidR="00F87490" w:rsidRDefault="00F87490" w:rsidP="00175A5C">
      <w:pPr>
        <w:rPr>
          <w:rFonts w:ascii="Roboto" w:hAnsi="Roboto"/>
        </w:rPr>
      </w:pPr>
    </w:p>
    <w:p w14:paraId="584EF396" w14:textId="7755B4B8" w:rsidR="00F87490" w:rsidRDefault="00B51CC5" w:rsidP="00175A5C">
      <w:pPr>
        <w:rPr>
          <w:rFonts w:ascii="Roboto" w:hAnsi="Roboto"/>
        </w:rPr>
      </w:pPr>
      <w:r>
        <w:rPr>
          <w:noProof/>
        </w:rPr>
        <w:lastRenderedPageBreak/>
        <w:drawing>
          <wp:inline distT="0" distB="0" distL="0" distR="0" wp14:anchorId="2E02E2BE" wp14:editId="1EBEF1E8">
            <wp:extent cx="5612130" cy="3155315"/>
            <wp:effectExtent l="0" t="0" r="7620" b="6985"/>
            <wp:docPr id="27436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1013" name=""/>
                    <pic:cNvPicPr/>
                  </pic:nvPicPr>
                  <pic:blipFill>
                    <a:blip r:embed="rId23"/>
                    <a:stretch>
                      <a:fillRect/>
                    </a:stretch>
                  </pic:blipFill>
                  <pic:spPr>
                    <a:xfrm>
                      <a:off x="0" y="0"/>
                      <a:ext cx="5612130" cy="3155315"/>
                    </a:xfrm>
                    <a:prstGeom prst="rect">
                      <a:avLst/>
                    </a:prstGeom>
                  </pic:spPr>
                </pic:pic>
              </a:graphicData>
            </a:graphic>
          </wp:inline>
        </w:drawing>
      </w:r>
    </w:p>
    <w:p w14:paraId="767683C5" w14:textId="77777777" w:rsidR="00B51CC5" w:rsidRDefault="00B51CC5" w:rsidP="00175A5C">
      <w:pPr>
        <w:pBdr>
          <w:bottom w:val="single" w:sz="6" w:space="1" w:color="auto"/>
        </w:pBdr>
        <w:rPr>
          <w:rFonts w:ascii="Roboto" w:hAnsi="Roboto"/>
        </w:rPr>
      </w:pPr>
    </w:p>
    <w:p w14:paraId="40DFCD38" w14:textId="6313A7AF" w:rsidR="00B51CC5" w:rsidRDefault="00B51CC5" w:rsidP="00175A5C">
      <w:pPr>
        <w:rPr>
          <w:rFonts w:ascii="Roboto" w:hAnsi="Roboto"/>
        </w:rPr>
      </w:pPr>
      <w:r>
        <w:rPr>
          <w:rFonts w:ascii="Roboto" w:hAnsi="Roboto"/>
        </w:rPr>
        <w:t xml:space="preserve">Desarrollo 1. Genere 2 llaves RSA de tipo publica y virtualice su estructura </w:t>
      </w:r>
    </w:p>
    <w:p w14:paraId="16DBD33C" w14:textId="091B73A0" w:rsidR="00204B96" w:rsidRDefault="00204B96" w:rsidP="00175A5C">
      <w:pPr>
        <w:pBdr>
          <w:bottom w:val="single" w:sz="6" w:space="1" w:color="auto"/>
        </w:pBdr>
        <w:rPr>
          <w:rFonts w:ascii="Roboto" w:hAnsi="Roboto"/>
        </w:rPr>
      </w:pPr>
      <w:r>
        <w:rPr>
          <w:noProof/>
        </w:rPr>
        <w:drawing>
          <wp:inline distT="0" distB="0" distL="0" distR="0" wp14:anchorId="7D2F8382" wp14:editId="2C5C6191">
            <wp:extent cx="5612130" cy="3155315"/>
            <wp:effectExtent l="0" t="0" r="7620" b="6985"/>
            <wp:docPr id="9370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525" name=""/>
                    <pic:cNvPicPr/>
                  </pic:nvPicPr>
                  <pic:blipFill>
                    <a:blip r:embed="rId24"/>
                    <a:stretch>
                      <a:fillRect/>
                    </a:stretch>
                  </pic:blipFill>
                  <pic:spPr>
                    <a:xfrm>
                      <a:off x="0" y="0"/>
                      <a:ext cx="5612130" cy="3155315"/>
                    </a:xfrm>
                    <a:prstGeom prst="rect">
                      <a:avLst/>
                    </a:prstGeom>
                  </pic:spPr>
                </pic:pic>
              </a:graphicData>
            </a:graphic>
          </wp:inline>
        </w:drawing>
      </w:r>
    </w:p>
    <w:p w14:paraId="7DAE3F10" w14:textId="7116B04B" w:rsidR="00204B96" w:rsidRDefault="00204B96" w:rsidP="00175A5C">
      <w:pPr>
        <w:rPr>
          <w:rFonts w:ascii="Roboto" w:hAnsi="Roboto"/>
        </w:rPr>
      </w:pPr>
      <w:r>
        <w:rPr>
          <w:rFonts w:ascii="Roboto" w:hAnsi="Roboto"/>
        </w:rPr>
        <w:t xml:space="preserve">Desarrollo 2. Genere 2 llaves RSA de tipo </w:t>
      </w:r>
      <w:proofErr w:type="spellStart"/>
      <w:r>
        <w:rPr>
          <w:rFonts w:ascii="Roboto" w:hAnsi="Roboto"/>
        </w:rPr>
        <w:t>publicas</w:t>
      </w:r>
      <w:proofErr w:type="spellEnd"/>
      <w:r>
        <w:rPr>
          <w:rFonts w:ascii="Roboto" w:hAnsi="Roboto"/>
        </w:rPr>
        <w:t xml:space="preserve"> y virtualice su estructura </w:t>
      </w:r>
    </w:p>
    <w:p w14:paraId="643F232E" w14:textId="77777777" w:rsidR="00204B96" w:rsidRDefault="00204B96" w:rsidP="00175A5C">
      <w:pPr>
        <w:rPr>
          <w:rFonts w:ascii="Roboto" w:hAnsi="Roboto"/>
        </w:rPr>
      </w:pPr>
    </w:p>
    <w:p w14:paraId="4F728DD1" w14:textId="77777777" w:rsidR="00204B96" w:rsidRDefault="00204B96" w:rsidP="00175A5C">
      <w:pPr>
        <w:rPr>
          <w:rFonts w:ascii="Roboto" w:hAnsi="Roboto"/>
        </w:rPr>
      </w:pPr>
    </w:p>
    <w:p w14:paraId="2E4868E3" w14:textId="7C6DCD2D" w:rsidR="00204B96" w:rsidRDefault="00204B96" w:rsidP="00175A5C">
      <w:pPr>
        <w:rPr>
          <w:rFonts w:ascii="Roboto" w:hAnsi="Roboto"/>
        </w:rPr>
      </w:pPr>
      <w:r>
        <w:rPr>
          <w:rFonts w:ascii="Roboto" w:hAnsi="Roboto"/>
        </w:rPr>
        <w:lastRenderedPageBreak/>
        <w:t xml:space="preserve">Desarrollo 4 en la herramienta </w:t>
      </w:r>
      <w:proofErr w:type="spellStart"/>
      <w:r>
        <w:rPr>
          <w:rFonts w:ascii="Roboto" w:hAnsi="Roboto"/>
        </w:rPr>
        <w:t>cryptool</w:t>
      </w:r>
      <w:proofErr w:type="spellEnd"/>
      <w:r>
        <w:rPr>
          <w:rFonts w:ascii="Roboto" w:hAnsi="Roboto"/>
        </w:rPr>
        <w:t xml:space="preserve"> cifre la definición de </w:t>
      </w:r>
      <w:r w:rsidR="00317393">
        <w:rPr>
          <w:rFonts w:ascii="Roboto" w:hAnsi="Roboto"/>
        </w:rPr>
        <w:t xml:space="preserve">criptografía, identifique todos sus componentes </w:t>
      </w:r>
    </w:p>
    <w:p w14:paraId="171BAFA0" w14:textId="58F9B31E" w:rsidR="00B7718C" w:rsidRDefault="00B7718C" w:rsidP="00175A5C">
      <w:pPr>
        <w:rPr>
          <w:rFonts w:ascii="Roboto" w:hAnsi="Roboto"/>
        </w:rPr>
      </w:pPr>
      <w:r>
        <w:rPr>
          <w:noProof/>
        </w:rPr>
        <w:drawing>
          <wp:inline distT="0" distB="0" distL="0" distR="0" wp14:anchorId="7E596A86" wp14:editId="7937383A">
            <wp:extent cx="5612130" cy="3155315"/>
            <wp:effectExtent l="0" t="0" r="7620" b="6985"/>
            <wp:docPr id="95124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7758" name=""/>
                    <pic:cNvPicPr/>
                  </pic:nvPicPr>
                  <pic:blipFill>
                    <a:blip r:embed="rId25"/>
                    <a:stretch>
                      <a:fillRect/>
                    </a:stretch>
                  </pic:blipFill>
                  <pic:spPr>
                    <a:xfrm>
                      <a:off x="0" y="0"/>
                      <a:ext cx="5612130" cy="3155315"/>
                    </a:xfrm>
                    <a:prstGeom prst="rect">
                      <a:avLst/>
                    </a:prstGeom>
                  </pic:spPr>
                </pic:pic>
              </a:graphicData>
            </a:graphic>
          </wp:inline>
        </w:drawing>
      </w:r>
    </w:p>
    <w:p w14:paraId="63870D73" w14:textId="77777777" w:rsidR="00B7718C" w:rsidRDefault="00B7718C" w:rsidP="00175A5C">
      <w:pPr>
        <w:rPr>
          <w:rFonts w:ascii="Roboto" w:hAnsi="Roboto"/>
        </w:rPr>
      </w:pPr>
    </w:p>
    <w:p w14:paraId="7C2DCE66" w14:textId="261A2231" w:rsidR="00B7718C" w:rsidRDefault="00B7718C" w:rsidP="00175A5C">
      <w:pPr>
        <w:rPr>
          <w:rFonts w:ascii="Roboto" w:hAnsi="Roboto"/>
        </w:rPr>
      </w:pPr>
      <w:r>
        <w:rPr>
          <w:rFonts w:ascii="Roboto" w:hAnsi="Roboto"/>
        </w:rPr>
        <w:t xml:space="preserve">Conclusión </w:t>
      </w:r>
    </w:p>
    <w:p w14:paraId="03C1CB5E" w14:textId="567065ED" w:rsidR="0070083E" w:rsidRDefault="00B7718C" w:rsidP="00175A5C">
      <w:pPr>
        <w:rPr>
          <w:rFonts w:ascii="Roboto" w:hAnsi="Roboto"/>
        </w:rPr>
      </w:pPr>
      <w:r>
        <w:rPr>
          <w:rFonts w:ascii="Roboto" w:hAnsi="Roboto"/>
        </w:rPr>
        <w:t xml:space="preserve">Usar los correctos parámetros y funciones necesarias para su uso e </w:t>
      </w:r>
      <w:r w:rsidR="0070083E">
        <w:rPr>
          <w:rFonts w:ascii="Roboto" w:hAnsi="Roboto"/>
        </w:rPr>
        <w:t>implementación,</w:t>
      </w:r>
      <w:r>
        <w:rPr>
          <w:rFonts w:ascii="Roboto" w:hAnsi="Roboto"/>
        </w:rPr>
        <w:t xml:space="preserve"> así como los datos correctos a colocar en toda la actividad</w:t>
      </w:r>
    </w:p>
    <w:p w14:paraId="31031C33" w14:textId="77777777" w:rsidR="0070083E" w:rsidRDefault="0070083E">
      <w:pPr>
        <w:rPr>
          <w:rFonts w:ascii="Roboto" w:hAnsi="Roboto"/>
        </w:rPr>
      </w:pPr>
      <w:r>
        <w:rPr>
          <w:rFonts w:ascii="Roboto" w:hAnsi="Roboto"/>
        </w:rPr>
        <w:br w:type="page"/>
      </w:r>
    </w:p>
    <w:p w14:paraId="50653A0A" w14:textId="22F96292" w:rsidR="00B7718C" w:rsidRDefault="0070083E" w:rsidP="00175A5C">
      <w:pPr>
        <w:rPr>
          <w:rFonts w:ascii="Roboto" w:hAnsi="Roboto"/>
        </w:rPr>
      </w:pPr>
      <w:r>
        <w:rPr>
          <w:rFonts w:ascii="Roboto" w:hAnsi="Roboto"/>
        </w:rPr>
        <w:lastRenderedPageBreak/>
        <w:t>SESION 7 1ER PARICAL</w:t>
      </w:r>
    </w:p>
    <w:p w14:paraId="4BAD7A28" w14:textId="0EFD71F8" w:rsidR="0070083E" w:rsidRDefault="0070083E" w:rsidP="00175A5C">
      <w:pPr>
        <w:rPr>
          <w:rFonts w:ascii="Roboto" w:hAnsi="Roboto"/>
        </w:rPr>
      </w:pPr>
      <w:r>
        <w:rPr>
          <w:rFonts w:ascii="Roboto" w:hAnsi="Roboto"/>
        </w:rPr>
        <w:t xml:space="preserve">FIRMAS Y CERTIFICADOS DIGITALES </w:t>
      </w:r>
    </w:p>
    <w:p w14:paraId="608C8CA1" w14:textId="19478B55" w:rsidR="0070083E" w:rsidRDefault="0070083E" w:rsidP="00175A5C">
      <w:pPr>
        <w:pBdr>
          <w:top w:val="single" w:sz="6" w:space="1" w:color="auto"/>
          <w:bottom w:val="single" w:sz="6" w:space="1" w:color="auto"/>
        </w:pBdr>
        <w:rPr>
          <w:rFonts w:ascii="Roboto" w:hAnsi="Roboto"/>
        </w:rPr>
      </w:pPr>
      <w:r>
        <w:rPr>
          <w:rFonts w:ascii="Roboto" w:hAnsi="Roboto"/>
        </w:rPr>
        <w:t>Al finalizar la sesión el alumno realizara firmas y certificados digitales x509 y DSA</w:t>
      </w:r>
    </w:p>
    <w:p w14:paraId="7A53BE0F" w14:textId="67846E5F" w:rsidR="00335CF3" w:rsidRDefault="0070083E" w:rsidP="00175A5C">
      <w:pPr>
        <w:rPr>
          <w:rFonts w:ascii="Roboto" w:hAnsi="Roboto"/>
        </w:rPr>
      </w:pPr>
      <w:r>
        <w:rPr>
          <w:rFonts w:ascii="Roboto" w:hAnsi="Roboto"/>
        </w:rPr>
        <w:t xml:space="preserve">Consideraciones teóricas: </w:t>
      </w:r>
      <w:r w:rsidR="00335CF3">
        <w:rPr>
          <w:rFonts w:ascii="Roboto" w:hAnsi="Roboto"/>
        </w:rPr>
        <w:t>los certificados digitales apoyan a la administración de la seguridad informática a la cooficialidad. integridad. autenticación de mensajes, no repudio. Imprentado las siguientes acciones: Control de acceso, cifrar, descifrar, seguridad física, mecanismos de anonimato, auditoria y supervisión continua, monitoreo de actividades, demostración de la persona que genero la acción, solo la persona que firma puede reproducir sus acciones.</w:t>
      </w:r>
    </w:p>
    <w:p w14:paraId="50D12EDD" w14:textId="77777777" w:rsidR="00335CF3" w:rsidRDefault="00335CF3" w:rsidP="00175A5C">
      <w:pPr>
        <w:rPr>
          <w:rFonts w:ascii="Roboto" w:hAnsi="Roboto"/>
        </w:rPr>
      </w:pPr>
    </w:p>
    <w:p w14:paraId="00AEAB8C" w14:textId="0F3F1B8E" w:rsidR="0070083E" w:rsidRDefault="00335CF3" w:rsidP="00175A5C">
      <w:pPr>
        <w:rPr>
          <w:rFonts w:ascii="Roboto" w:hAnsi="Roboto"/>
        </w:rPr>
      </w:pPr>
      <w:r>
        <w:rPr>
          <w:rFonts w:ascii="Roboto" w:hAnsi="Roboto"/>
        </w:rPr>
        <w:t xml:space="preserve">Una firma digital es el conjunto de procesos y técnicas de algoritmos criptográficos los cuales son emitidos </w:t>
      </w:r>
      <w:proofErr w:type="spellStart"/>
      <w:r>
        <w:rPr>
          <w:rFonts w:ascii="Roboto" w:hAnsi="Roboto"/>
        </w:rPr>
        <w:t>po</w:t>
      </w:r>
      <w:proofErr w:type="spellEnd"/>
      <w:r>
        <w:rPr>
          <w:rFonts w:ascii="Roboto" w:hAnsi="Roboto"/>
        </w:rPr>
        <w:t xml:space="preserve"> CA (Entidad certificadora) y llaves públicas y privadas.</w:t>
      </w:r>
    </w:p>
    <w:p w14:paraId="36585728" w14:textId="77777777" w:rsidR="00335CF3" w:rsidRDefault="00335CF3" w:rsidP="00175A5C">
      <w:pPr>
        <w:rPr>
          <w:rFonts w:ascii="Roboto" w:hAnsi="Roboto"/>
        </w:rPr>
      </w:pPr>
    </w:p>
    <w:p w14:paraId="09EB6892" w14:textId="53C1DA5E" w:rsidR="00335CF3" w:rsidRDefault="00335CF3" w:rsidP="00175A5C">
      <w:pPr>
        <w:rPr>
          <w:rFonts w:ascii="Roboto" w:hAnsi="Roboto"/>
        </w:rPr>
      </w:pPr>
      <w:r>
        <w:rPr>
          <w:rFonts w:ascii="Roboto" w:hAnsi="Roboto"/>
        </w:rPr>
        <w:t>Un estándar x509 define un formato de los certificados de clave publica sobre SSL/TLS con firmas digitales y cifrado. Los datos base son:</w:t>
      </w:r>
    </w:p>
    <w:p w14:paraId="7984E520" w14:textId="18B6D9B0" w:rsidR="00335CF3" w:rsidRDefault="00EC2715" w:rsidP="00175A5C">
      <w:pPr>
        <w:rPr>
          <w:rFonts w:ascii="Roboto" w:hAnsi="Roboto"/>
        </w:rPr>
      </w:pPr>
      <w:r>
        <w:rPr>
          <w:rFonts w:ascii="Roboto" w:hAnsi="Roboto"/>
        </w:rPr>
        <w:t>Para estado de ludan (localidad), organización, giro o ramo de la empresa o persona moral, dirección electrónica</w:t>
      </w:r>
    </w:p>
    <w:p w14:paraId="703DB6A8" w14:textId="327FC862" w:rsidR="00EC2715" w:rsidRDefault="00EC2715" w:rsidP="00175A5C">
      <w:pPr>
        <w:pBdr>
          <w:bottom w:val="single" w:sz="6" w:space="1" w:color="auto"/>
        </w:pBdr>
        <w:rPr>
          <w:rFonts w:ascii="Roboto" w:hAnsi="Roboto"/>
        </w:rPr>
      </w:pPr>
      <w:r>
        <w:rPr>
          <w:rFonts w:ascii="Roboto" w:hAnsi="Roboto"/>
        </w:rPr>
        <w:t>DSA es otro estándar Algoritmo de Firma Digital estándar de gobierno Federal de USA o FIPS, algoritmo asimétrico (Ambas direcciones envía y recibe). Genera claves por medio de números primos, verificando por permutaciones</w:t>
      </w:r>
    </w:p>
    <w:p w14:paraId="7F3D3805" w14:textId="77777777" w:rsidR="00C7732D" w:rsidRDefault="00C7732D" w:rsidP="00175A5C">
      <w:pPr>
        <w:rPr>
          <w:rFonts w:ascii="Roboto" w:hAnsi="Roboto"/>
        </w:rPr>
      </w:pPr>
      <w:r>
        <w:rPr>
          <w:rFonts w:ascii="Roboto" w:hAnsi="Roboto"/>
        </w:rPr>
        <w:t>Desarrollo 1. Genere un Certificado x509 identificando y comentando sus procesos en cada uno de los comandos</w:t>
      </w:r>
    </w:p>
    <w:p w14:paraId="59B8CD02" w14:textId="77777777" w:rsidR="00C7732D" w:rsidRPr="00C7732D" w:rsidRDefault="00C7732D" w:rsidP="00C7732D">
      <w:pPr>
        <w:rPr>
          <w:rFonts w:ascii="Roboto" w:hAnsi="Roboto"/>
        </w:rPr>
      </w:pPr>
      <w:r w:rsidRPr="00C7732D">
        <w:rPr>
          <w:rFonts w:ascii="Roboto" w:hAnsi="Roboto"/>
        </w:rPr>
        <w:t>Microsoft Windows [Versión 10.0.19045.3930]</w:t>
      </w:r>
    </w:p>
    <w:p w14:paraId="219DBAC4" w14:textId="77777777" w:rsidR="00C7732D" w:rsidRPr="00C7732D" w:rsidRDefault="00C7732D" w:rsidP="00C7732D">
      <w:pPr>
        <w:rPr>
          <w:rFonts w:ascii="Roboto" w:hAnsi="Roboto"/>
        </w:rPr>
      </w:pPr>
      <w:r w:rsidRPr="00C7732D">
        <w:rPr>
          <w:rFonts w:ascii="Roboto" w:hAnsi="Roboto"/>
        </w:rPr>
        <w:t xml:space="preserve">(c) Microsoft </w:t>
      </w:r>
      <w:proofErr w:type="spellStart"/>
      <w:r w:rsidRPr="00C7732D">
        <w:rPr>
          <w:rFonts w:ascii="Roboto" w:hAnsi="Roboto"/>
        </w:rPr>
        <w:t>Corporation</w:t>
      </w:r>
      <w:proofErr w:type="spellEnd"/>
      <w:r w:rsidRPr="00C7732D">
        <w:rPr>
          <w:rFonts w:ascii="Roboto" w:hAnsi="Roboto"/>
        </w:rPr>
        <w:t>. Todos los derechos reservados.</w:t>
      </w:r>
    </w:p>
    <w:p w14:paraId="3B12C067" w14:textId="77777777" w:rsidR="00C7732D" w:rsidRPr="00C7732D" w:rsidRDefault="00C7732D" w:rsidP="00C7732D">
      <w:pPr>
        <w:rPr>
          <w:rFonts w:ascii="Roboto" w:hAnsi="Roboto"/>
        </w:rPr>
      </w:pPr>
    </w:p>
    <w:p w14:paraId="596C0908" w14:textId="77777777" w:rsidR="00C7732D" w:rsidRPr="00C7732D" w:rsidRDefault="00C7732D" w:rsidP="00C7732D">
      <w:pPr>
        <w:rPr>
          <w:rFonts w:ascii="Roboto" w:hAnsi="Roboto"/>
        </w:rPr>
      </w:pPr>
      <w:r w:rsidRPr="00C7732D">
        <w:rPr>
          <w:rFonts w:ascii="Roboto" w:hAnsi="Roboto"/>
        </w:rPr>
        <w:t>C:\Users\tekke&gt;cd</w:t>
      </w:r>
      <w:proofErr w:type="gramStart"/>
      <w:r w:rsidRPr="00C7732D">
        <w:rPr>
          <w:rFonts w:ascii="Roboto" w:hAnsi="Roboto"/>
        </w:rPr>
        <w:t xml:space="preserve"> ..</w:t>
      </w:r>
      <w:proofErr w:type="gramEnd"/>
    </w:p>
    <w:p w14:paraId="20A35B0A" w14:textId="77777777" w:rsidR="00C7732D" w:rsidRPr="00C7732D" w:rsidRDefault="00C7732D" w:rsidP="00C7732D">
      <w:pPr>
        <w:rPr>
          <w:rFonts w:ascii="Roboto" w:hAnsi="Roboto"/>
        </w:rPr>
      </w:pPr>
    </w:p>
    <w:p w14:paraId="35E84E06" w14:textId="77777777" w:rsidR="00C7732D" w:rsidRPr="00C7732D" w:rsidRDefault="00C7732D" w:rsidP="00C7732D">
      <w:pPr>
        <w:rPr>
          <w:rFonts w:ascii="Roboto" w:hAnsi="Roboto"/>
        </w:rPr>
      </w:pPr>
      <w:r w:rsidRPr="00C7732D">
        <w:rPr>
          <w:rFonts w:ascii="Roboto" w:hAnsi="Roboto"/>
        </w:rPr>
        <w:t>C:\Users&gt;cd</w:t>
      </w:r>
      <w:proofErr w:type="gramStart"/>
      <w:r w:rsidRPr="00C7732D">
        <w:rPr>
          <w:rFonts w:ascii="Roboto" w:hAnsi="Roboto"/>
        </w:rPr>
        <w:t xml:space="preserve"> ..</w:t>
      </w:r>
      <w:proofErr w:type="gramEnd"/>
    </w:p>
    <w:p w14:paraId="2C060948" w14:textId="77777777" w:rsidR="00C7732D" w:rsidRPr="00C7732D" w:rsidRDefault="00C7732D" w:rsidP="00C7732D">
      <w:pPr>
        <w:rPr>
          <w:rFonts w:ascii="Roboto" w:hAnsi="Roboto"/>
        </w:rPr>
      </w:pPr>
    </w:p>
    <w:p w14:paraId="7E9EE578" w14:textId="77777777" w:rsidR="00C7732D" w:rsidRPr="00C7732D" w:rsidRDefault="00C7732D" w:rsidP="00C7732D">
      <w:pPr>
        <w:rPr>
          <w:rFonts w:ascii="Roboto" w:hAnsi="Roboto"/>
        </w:rPr>
      </w:pPr>
      <w:r w:rsidRPr="00C7732D">
        <w:rPr>
          <w:rFonts w:ascii="Roboto" w:hAnsi="Roboto"/>
        </w:rPr>
        <w:t>C:\&gt;ls</w:t>
      </w:r>
    </w:p>
    <w:p w14:paraId="30D63663" w14:textId="77777777" w:rsidR="00C7732D" w:rsidRPr="00C7732D" w:rsidRDefault="00C7732D" w:rsidP="00C7732D">
      <w:pPr>
        <w:rPr>
          <w:rFonts w:ascii="Roboto" w:hAnsi="Roboto"/>
        </w:rPr>
      </w:pPr>
      <w:r w:rsidRPr="00C7732D">
        <w:rPr>
          <w:rFonts w:ascii="Roboto" w:hAnsi="Roboto"/>
        </w:rPr>
        <w:t>"</w:t>
      </w:r>
      <w:proofErr w:type="spellStart"/>
      <w:r w:rsidRPr="00C7732D">
        <w:rPr>
          <w:rFonts w:ascii="Roboto" w:hAnsi="Roboto"/>
        </w:rPr>
        <w:t>ls</w:t>
      </w:r>
      <w:proofErr w:type="spellEnd"/>
      <w:r w:rsidRPr="00C7732D">
        <w:rPr>
          <w:rFonts w:ascii="Roboto" w:hAnsi="Roboto"/>
        </w:rPr>
        <w:t>" no se reconoce como un comando interno o externo,</w:t>
      </w:r>
    </w:p>
    <w:p w14:paraId="24F14F4E" w14:textId="77777777" w:rsidR="00C7732D" w:rsidRPr="00C7732D" w:rsidRDefault="00C7732D" w:rsidP="00C7732D">
      <w:pPr>
        <w:rPr>
          <w:rFonts w:ascii="Roboto" w:hAnsi="Roboto"/>
        </w:rPr>
      </w:pPr>
      <w:r w:rsidRPr="00C7732D">
        <w:rPr>
          <w:rFonts w:ascii="Roboto" w:hAnsi="Roboto"/>
        </w:rPr>
        <w:t>programa o archivo por lotes ejecutable.</w:t>
      </w:r>
    </w:p>
    <w:p w14:paraId="587C26EC" w14:textId="77777777" w:rsidR="00C7732D" w:rsidRPr="00C7732D" w:rsidRDefault="00C7732D" w:rsidP="00C7732D">
      <w:pPr>
        <w:rPr>
          <w:rFonts w:ascii="Roboto" w:hAnsi="Roboto"/>
        </w:rPr>
      </w:pPr>
    </w:p>
    <w:p w14:paraId="2DEDFF6E" w14:textId="77777777" w:rsidR="00C7732D" w:rsidRPr="00C7732D" w:rsidRDefault="00C7732D" w:rsidP="00C7732D">
      <w:pPr>
        <w:rPr>
          <w:rFonts w:ascii="Roboto" w:hAnsi="Roboto"/>
        </w:rPr>
      </w:pPr>
      <w:r w:rsidRPr="00C7732D">
        <w:rPr>
          <w:rFonts w:ascii="Roboto" w:hAnsi="Roboto"/>
        </w:rPr>
        <w:lastRenderedPageBreak/>
        <w:t>C:\&gt;dir</w:t>
      </w:r>
    </w:p>
    <w:p w14:paraId="1E6CF4AE" w14:textId="77777777" w:rsidR="00C7732D" w:rsidRPr="00C7732D" w:rsidRDefault="00C7732D" w:rsidP="00C7732D">
      <w:pPr>
        <w:rPr>
          <w:rFonts w:ascii="Roboto" w:hAnsi="Roboto"/>
        </w:rPr>
      </w:pPr>
      <w:r w:rsidRPr="00C7732D">
        <w:rPr>
          <w:rFonts w:ascii="Roboto" w:hAnsi="Roboto"/>
        </w:rPr>
        <w:t xml:space="preserve"> El volumen de la unidad C no tiene etiqueta.</w:t>
      </w:r>
    </w:p>
    <w:p w14:paraId="54F38942" w14:textId="77777777" w:rsidR="00C7732D" w:rsidRPr="00C7732D" w:rsidRDefault="00C7732D" w:rsidP="00C7732D">
      <w:pPr>
        <w:rPr>
          <w:rFonts w:ascii="Roboto" w:hAnsi="Roboto"/>
        </w:rPr>
      </w:pPr>
      <w:r w:rsidRPr="00C7732D">
        <w:rPr>
          <w:rFonts w:ascii="Roboto" w:hAnsi="Roboto"/>
        </w:rPr>
        <w:t xml:space="preserve"> El número de serie del volumen es: 3A17-36D2</w:t>
      </w:r>
    </w:p>
    <w:p w14:paraId="1DE57ED9" w14:textId="77777777" w:rsidR="00C7732D" w:rsidRPr="00C7732D" w:rsidRDefault="00C7732D" w:rsidP="00C7732D">
      <w:pPr>
        <w:rPr>
          <w:rFonts w:ascii="Roboto" w:hAnsi="Roboto"/>
        </w:rPr>
      </w:pPr>
    </w:p>
    <w:p w14:paraId="08400475" w14:textId="77777777" w:rsidR="00C7732D" w:rsidRPr="00C7732D" w:rsidRDefault="00C7732D" w:rsidP="00C7732D">
      <w:pPr>
        <w:rPr>
          <w:rFonts w:ascii="Roboto" w:hAnsi="Roboto"/>
        </w:rPr>
      </w:pPr>
      <w:r w:rsidRPr="00C7732D">
        <w:rPr>
          <w:rFonts w:ascii="Roboto" w:hAnsi="Roboto"/>
        </w:rPr>
        <w:t xml:space="preserve"> Directorio de C:\</w:t>
      </w:r>
    </w:p>
    <w:p w14:paraId="1AF7A3C5" w14:textId="77777777" w:rsidR="00C7732D" w:rsidRPr="00C7732D" w:rsidRDefault="00C7732D" w:rsidP="00C7732D">
      <w:pPr>
        <w:rPr>
          <w:rFonts w:ascii="Roboto" w:hAnsi="Roboto"/>
        </w:rPr>
      </w:pPr>
    </w:p>
    <w:p w14:paraId="295276F0" w14:textId="77777777" w:rsidR="00C7732D" w:rsidRPr="00C7732D" w:rsidRDefault="00C7732D" w:rsidP="00C7732D">
      <w:pPr>
        <w:rPr>
          <w:rFonts w:ascii="Roboto" w:hAnsi="Roboto"/>
        </w:rPr>
      </w:pPr>
      <w:r w:rsidRPr="00C7732D">
        <w:rPr>
          <w:rFonts w:ascii="Roboto" w:hAnsi="Roboto"/>
        </w:rPr>
        <w:t>25/09/</w:t>
      </w:r>
      <w:proofErr w:type="gramStart"/>
      <w:r w:rsidRPr="00C7732D">
        <w:rPr>
          <w:rFonts w:ascii="Roboto" w:hAnsi="Roboto"/>
        </w:rPr>
        <w:t>2023  10:25</w:t>
      </w:r>
      <w:proofErr w:type="gramEnd"/>
      <w:r w:rsidRPr="00C7732D">
        <w:rPr>
          <w:rFonts w:ascii="Roboto" w:hAnsi="Roboto"/>
        </w:rPr>
        <w:t xml:space="preserve"> a. m.    &lt;DIR&gt;          $</w:t>
      </w:r>
      <w:proofErr w:type="gramStart"/>
      <w:r w:rsidRPr="00C7732D">
        <w:rPr>
          <w:rFonts w:ascii="Roboto" w:hAnsi="Roboto"/>
        </w:rPr>
        <w:t>WINDOWS.~</w:t>
      </w:r>
      <w:proofErr w:type="gramEnd"/>
      <w:r w:rsidRPr="00C7732D">
        <w:rPr>
          <w:rFonts w:ascii="Roboto" w:hAnsi="Roboto"/>
        </w:rPr>
        <w:t>BT</w:t>
      </w:r>
    </w:p>
    <w:p w14:paraId="5BA99BC5" w14:textId="77777777" w:rsidR="00C7732D" w:rsidRPr="00C7732D" w:rsidRDefault="00C7732D" w:rsidP="00C7732D">
      <w:pPr>
        <w:rPr>
          <w:rFonts w:ascii="Roboto" w:hAnsi="Roboto"/>
        </w:rPr>
      </w:pPr>
      <w:r w:rsidRPr="00C7732D">
        <w:rPr>
          <w:rFonts w:ascii="Roboto" w:hAnsi="Roboto"/>
        </w:rPr>
        <w:t>27/08/</w:t>
      </w:r>
      <w:proofErr w:type="gramStart"/>
      <w:r w:rsidRPr="00C7732D">
        <w:rPr>
          <w:rFonts w:ascii="Roboto" w:hAnsi="Roboto"/>
        </w:rPr>
        <w:t>2023  05:54</w:t>
      </w:r>
      <w:proofErr w:type="gramEnd"/>
      <w:r w:rsidRPr="00C7732D">
        <w:rPr>
          <w:rFonts w:ascii="Roboto" w:hAnsi="Roboto"/>
        </w:rPr>
        <w:t xml:space="preserve"> p. m.    &lt;DIR&gt;          Autodesk</w:t>
      </w:r>
    </w:p>
    <w:p w14:paraId="14C9B274" w14:textId="77777777" w:rsidR="00C7732D" w:rsidRPr="00C7732D" w:rsidRDefault="00C7732D" w:rsidP="00C7732D">
      <w:pPr>
        <w:rPr>
          <w:rFonts w:ascii="Roboto" w:hAnsi="Roboto"/>
        </w:rPr>
      </w:pPr>
      <w:r w:rsidRPr="00C7732D">
        <w:rPr>
          <w:rFonts w:ascii="Roboto" w:hAnsi="Roboto"/>
        </w:rPr>
        <w:t>10/02/</w:t>
      </w:r>
      <w:proofErr w:type="gramStart"/>
      <w:r w:rsidRPr="00C7732D">
        <w:rPr>
          <w:rFonts w:ascii="Roboto" w:hAnsi="Roboto"/>
        </w:rPr>
        <w:t>2024  04:57</w:t>
      </w:r>
      <w:proofErr w:type="gramEnd"/>
      <w:r w:rsidRPr="00C7732D">
        <w:rPr>
          <w:rFonts w:ascii="Roboto" w:hAnsi="Roboto"/>
        </w:rPr>
        <w:t xml:space="preserve"> p. m.    &lt;DIR&gt;          </w:t>
      </w:r>
      <w:proofErr w:type="spellStart"/>
      <w:r w:rsidRPr="00C7732D">
        <w:rPr>
          <w:rFonts w:ascii="Roboto" w:hAnsi="Roboto"/>
        </w:rPr>
        <w:t>Certbot</w:t>
      </w:r>
      <w:proofErr w:type="spellEnd"/>
    </w:p>
    <w:p w14:paraId="18CFD679" w14:textId="77777777" w:rsidR="00C7732D" w:rsidRPr="00C7732D" w:rsidRDefault="00C7732D" w:rsidP="00C7732D">
      <w:pPr>
        <w:rPr>
          <w:rFonts w:ascii="Roboto" w:hAnsi="Roboto"/>
        </w:rPr>
      </w:pPr>
      <w:r w:rsidRPr="00C7732D">
        <w:rPr>
          <w:rFonts w:ascii="Roboto" w:hAnsi="Roboto"/>
        </w:rPr>
        <w:t>02/10/</w:t>
      </w:r>
      <w:proofErr w:type="gramStart"/>
      <w:r w:rsidRPr="00C7732D">
        <w:rPr>
          <w:rFonts w:ascii="Roboto" w:hAnsi="Roboto"/>
        </w:rPr>
        <w:t>2023  11:08</w:t>
      </w:r>
      <w:proofErr w:type="gramEnd"/>
      <w:r w:rsidRPr="00C7732D">
        <w:rPr>
          <w:rFonts w:ascii="Roboto" w:hAnsi="Roboto"/>
        </w:rPr>
        <w:t xml:space="preserve"> a. m.    &lt;DIR&gt;          Dev-</w:t>
      </w:r>
      <w:proofErr w:type="spellStart"/>
      <w:r w:rsidRPr="00C7732D">
        <w:rPr>
          <w:rFonts w:ascii="Roboto" w:hAnsi="Roboto"/>
        </w:rPr>
        <w:t>Cpp</w:t>
      </w:r>
      <w:proofErr w:type="spellEnd"/>
    </w:p>
    <w:p w14:paraId="78639A9F" w14:textId="77777777" w:rsidR="00C7732D" w:rsidRPr="00C7732D" w:rsidRDefault="00C7732D" w:rsidP="00C7732D">
      <w:pPr>
        <w:rPr>
          <w:rFonts w:ascii="Roboto" w:hAnsi="Roboto"/>
        </w:rPr>
      </w:pPr>
      <w:r w:rsidRPr="00C7732D">
        <w:rPr>
          <w:rFonts w:ascii="Roboto" w:hAnsi="Roboto"/>
        </w:rPr>
        <w:t>25/09/</w:t>
      </w:r>
      <w:proofErr w:type="gramStart"/>
      <w:r w:rsidRPr="00C7732D">
        <w:rPr>
          <w:rFonts w:ascii="Roboto" w:hAnsi="Roboto"/>
        </w:rPr>
        <w:t>2023  11:12</w:t>
      </w:r>
      <w:proofErr w:type="gramEnd"/>
      <w:r w:rsidRPr="00C7732D">
        <w:rPr>
          <w:rFonts w:ascii="Roboto" w:hAnsi="Roboto"/>
        </w:rPr>
        <w:t xml:space="preserve"> a. m.    &lt;DIR&gt;          ESD</w:t>
      </w:r>
    </w:p>
    <w:p w14:paraId="202FCE95"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01:09</w:t>
      </w:r>
      <w:proofErr w:type="gramEnd"/>
      <w:r w:rsidRPr="00C7732D">
        <w:rPr>
          <w:rFonts w:ascii="Roboto" w:hAnsi="Roboto"/>
        </w:rPr>
        <w:t xml:space="preserve"> p. m.    &lt;DIR&gt;          Intel</w:t>
      </w:r>
    </w:p>
    <w:p w14:paraId="6514F7AE" w14:textId="77777777" w:rsidR="00C7732D" w:rsidRPr="00C7732D" w:rsidRDefault="00C7732D" w:rsidP="00C7732D">
      <w:pPr>
        <w:rPr>
          <w:rFonts w:ascii="Roboto" w:hAnsi="Roboto"/>
        </w:rPr>
      </w:pPr>
      <w:r w:rsidRPr="00C7732D">
        <w:rPr>
          <w:rFonts w:ascii="Roboto" w:hAnsi="Roboto"/>
        </w:rPr>
        <w:t>08/02/</w:t>
      </w:r>
      <w:proofErr w:type="gramStart"/>
      <w:r w:rsidRPr="00C7732D">
        <w:rPr>
          <w:rFonts w:ascii="Roboto" w:hAnsi="Roboto"/>
        </w:rPr>
        <w:t>2024  10:06</w:t>
      </w:r>
      <w:proofErr w:type="gramEnd"/>
      <w:r w:rsidRPr="00C7732D">
        <w:rPr>
          <w:rFonts w:ascii="Roboto" w:hAnsi="Roboto"/>
        </w:rPr>
        <w:t xml:space="preserve"> a. m.    &lt;DIR&gt;          OpenSSL-Win64</w:t>
      </w:r>
    </w:p>
    <w:p w14:paraId="706EA7F9" w14:textId="77777777" w:rsidR="00C7732D" w:rsidRPr="00C7732D" w:rsidRDefault="00C7732D" w:rsidP="00C7732D">
      <w:pPr>
        <w:rPr>
          <w:rFonts w:ascii="Roboto" w:hAnsi="Roboto"/>
        </w:rPr>
      </w:pPr>
      <w:r w:rsidRPr="00C7732D">
        <w:rPr>
          <w:rFonts w:ascii="Roboto" w:hAnsi="Roboto"/>
        </w:rPr>
        <w:t>07/12/</w:t>
      </w:r>
      <w:proofErr w:type="gramStart"/>
      <w:r w:rsidRPr="00C7732D">
        <w:rPr>
          <w:rFonts w:ascii="Roboto" w:hAnsi="Roboto"/>
        </w:rPr>
        <w:t>2019  03:14</w:t>
      </w:r>
      <w:proofErr w:type="gramEnd"/>
      <w:r w:rsidRPr="00C7732D">
        <w:rPr>
          <w:rFonts w:ascii="Roboto" w:hAnsi="Roboto"/>
        </w:rPr>
        <w:t xml:space="preserve"> a. m.    &lt;DIR&gt;          </w:t>
      </w:r>
      <w:proofErr w:type="spellStart"/>
      <w:r w:rsidRPr="00C7732D">
        <w:rPr>
          <w:rFonts w:ascii="Roboto" w:hAnsi="Roboto"/>
        </w:rPr>
        <w:t>PerfLogs</w:t>
      </w:r>
      <w:proofErr w:type="spellEnd"/>
    </w:p>
    <w:p w14:paraId="602EEC86" w14:textId="77777777" w:rsidR="00C7732D" w:rsidRPr="00C7732D" w:rsidRDefault="00C7732D" w:rsidP="00C7732D">
      <w:pPr>
        <w:rPr>
          <w:rFonts w:ascii="Roboto" w:hAnsi="Roboto"/>
        </w:rPr>
      </w:pPr>
      <w:r w:rsidRPr="00C7732D">
        <w:rPr>
          <w:rFonts w:ascii="Roboto" w:hAnsi="Roboto"/>
        </w:rPr>
        <w:t>12/02/</w:t>
      </w:r>
      <w:proofErr w:type="gramStart"/>
      <w:r w:rsidRPr="00C7732D">
        <w:rPr>
          <w:rFonts w:ascii="Roboto" w:hAnsi="Roboto"/>
        </w:rPr>
        <w:t>2024  12:03</w:t>
      </w:r>
      <w:proofErr w:type="gramEnd"/>
      <w:r w:rsidRPr="00C7732D">
        <w:rPr>
          <w:rFonts w:ascii="Roboto" w:hAnsi="Roboto"/>
        </w:rPr>
        <w:t xml:space="preserve"> a. m.    &lt;DIR&gt;          </w:t>
      </w:r>
      <w:proofErr w:type="spellStart"/>
      <w:r w:rsidRPr="00C7732D">
        <w:rPr>
          <w:rFonts w:ascii="Roboto" w:hAnsi="Roboto"/>
        </w:rPr>
        <w:t>Program</w:t>
      </w:r>
      <w:proofErr w:type="spellEnd"/>
      <w:r w:rsidRPr="00C7732D">
        <w:rPr>
          <w:rFonts w:ascii="Roboto" w:hAnsi="Roboto"/>
        </w:rPr>
        <w:t xml:space="preserve"> Files</w:t>
      </w:r>
    </w:p>
    <w:p w14:paraId="0334AE45" w14:textId="77777777" w:rsidR="00C7732D" w:rsidRPr="00C7732D" w:rsidRDefault="00C7732D" w:rsidP="00C7732D">
      <w:pPr>
        <w:rPr>
          <w:rFonts w:ascii="Roboto" w:hAnsi="Roboto"/>
        </w:rPr>
      </w:pPr>
      <w:r w:rsidRPr="00C7732D">
        <w:rPr>
          <w:rFonts w:ascii="Roboto" w:hAnsi="Roboto"/>
        </w:rPr>
        <w:t>12/02/</w:t>
      </w:r>
      <w:proofErr w:type="gramStart"/>
      <w:r w:rsidRPr="00C7732D">
        <w:rPr>
          <w:rFonts w:ascii="Roboto" w:hAnsi="Roboto"/>
        </w:rPr>
        <w:t>2024  12:05</w:t>
      </w:r>
      <w:proofErr w:type="gramEnd"/>
      <w:r w:rsidRPr="00C7732D">
        <w:rPr>
          <w:rFonts w:ascii="Roboto" w:hAnsi="Roboto"/>
        </w:rPr>
        <w:t xml:space="preserve"> a. m.    &lt;DIR&gt;          </w:t>
      </w:r>
      <w:proofErr w:type="spellStart"/>
      <w:r w:rsidRPr="00C7732D">
        <w:rPr>
          <w:rFonts w:ascii="Roboto" w:hAnsi="Roboto"/>
        </w:rPr>
        <w:t>Program</w:t>
      </w:r>
      <w:proofErr w:type="spellEnd"/>
      <w:r w:rsidRPr="00C7732D">
        <w:rPr>
          <w:rFonts w:ascii="Roboto" w:hAnsi="Roboto"/>
        </w:rPr>
        <w:t xml:space="preserve"> Files (x86)</w:t>
      </w:r>
    </w:p>
    <w:p w14:paraId="170E3B86" w14:textId="77777777" w:rsidR="00C7732D" w:rsidRPr="00C7732D" w:rsidRDefault="00C7732D" w:rsidP="00C7732D">
      <w:pPr>
        <w:rPr>
          <w:rFonts w:ascii="Roboto" w:hAnsi="Roboto"/>
        </w:rPr>
      </w:pPr>
      <w:r w:rsidRPr="00C7732D">
        <w:rPr>
          <w:rFonts w:ascii="Roboto" w:hAnsi="Roboto"/>
        </w:rPr>
        <w:t>24/05/</w:t>
      </w:r>
      <w:proofErr w:type="gramStart"/>
      <w:r w:rsidRPr="00C7732D">
        <w:rPr>
          <w:rFonts w:ascii="Roboto" w:hAnsi="Roboto"/>
        </w:rPr>
        <w:t>2023  07:21</w:t>
      </w:r>
      <w:proofErr w:type="gramEnd"/>
      <w:r w:rsidRPr="00C7732D">
        <w:rPr>
          <w:rFonts w:ascii="Roboto" w:hAnsi="Roboto"/>
        </w:rPr>
        <w:t xml:space="preserve"> p. m.    &lt;DIR&gt;          </w:t>
      </w:r>
      <w:proofErr w:type="spellStart"/>
      <w:r w:rsidRPr="00C7732D">
        <w:rPr>
          <w:rFonts w:ascii="Roboto" w:hAnsi="Roboto"/>
        </w:rPr>
        <w:t>Users</w:t>
      </w:r>
      <w:proofErr w:type="spellEnd"/>
    </w:p>
    <w:p w14:paraId="180E4ED6" w14:textId="77777777" w:rsidR="00C7732D" w:rsidRPr="00C7732D" w:rsidRDefault="00C7732D" w:rsidP="00C7732D">
      <w:pPr>
        <w:rPr>
          <w:rFonts w:ascii="Roboto" w:hAnsi="Roboto"/>
        </w:rPr>
      </w:pPr>
      <w:r w:rsidRPr="00C7732D">
        <w:rPr>
          <w:rFonts w:ascii="Roboto" w:hAnsi="Roboto"/>
        </w:rPr>
        <w:t>25/01/</w:t>
      </w:r>
      <w:proofErr w:type="gramStart"/>
      <w:r w:rsidRPr="00C7732D">
        <w:rPr>
          <w:rFonts w:ascii="Roboto" w:hAnsi="Roboto"/>
        </w:rPr>
        <w:t>2024  11:54</w:t>
      </w:r>
      <w:proofErr w:type="gramEnd"/>
      <w:r w:rsidRPr="00C7732D">
        <w:rPr>
          <w:rFonts w:ascii="Roboto" w:hAnsi="Roboto"/>
        </w:rPr>
        <w:t xml:space="preserve"> a. m.    &lt;DIR&gt;          Windows</w:t>
      </w:r>
    </w:p>
    <w:p w14:paraId="77F33956" w14:textId="77777777" w:rsidR="00C7732D" w:rsidRPr="00C7732D" w:rsidRDefault="00C7732D" w:rsidP="00C7732D">
      <w:pPr>
        <w:rPr>
          <w:rFonts w:ascii="Roboto" w:hAnsi="Roboto"/>
        </w:rPr>
      </w:pPr>
      <w:r w:rsidRPr="00C7732D">
        <w:rPr>
          <w:rFonts w:ascii="Roboto" w:hAnsi="Roboto"/>
        </w:rPr>
        <w:t>24/05/</w:t>
      </w:r>
      <w:proofErr w:type="gramStart"/>
      <w:r w:rsidRPr="00C7732D">
        <w:rPr>
          <w:rFonts w:ascii="Roboto" w:hAnsi="Roboto"/>
        </w:rPr>
        <w:t>2023  05:47</w:t>
      </w:r>
      <w:proofErr w:type="gramEnd"/>
      <w:r w:rsidRPr="00C7732D">
        <w:rPr>
          <w:rFonts w:ascii="Roboto" w:hAnsi="Roboto"/>
        </w:rPr>
        <w:t xml:space="preserve"> p. m.    &lt;DIR&gt;          </w:t>
      </w:r>
      <w:proofErr w:type="spellStart"/>
      <w:r w:rsidRPr="00C7732D">
        <w:rPr>
          <w:rFonts w:ascii="Roboto" w:hAnsi="Roboto"/>
        </w:rPr>
        <w:t>Windows.old</w:t>
      </w:r>
      <w:proofErr w:type="spellEnd"/>
    </w:p>
    <w:p w14:paraId="48EB9107" w14:textId="77777777" w:rsidR="00C7732D" w:rsidRPr="00C7732D" w:rsidRDefault="00C7732D" w:rsidP="00C7732D">
      <w:pPr>
        <w:rPr>
          <w:rFonts w:ascii="Roboto" w:hAnsi="Roboto"/>
        </w:rPr>
      </w:pPr>
      <w:r w:rsidRPr="00C7732D">
        <w:rPr>
          <w:rFonts w:ascii="Roboto" w:hAnsi="Roboto"/>
        </w:rPr>
        <w:t>14/06/</w:t>
      </w:r>
      <w:proofErr w:type="gramStart"/>
      <w:r w:rsidRPr="00C7732D">
        <w:rPr>
          <w:rFonts w:ascii="Roboto" w:hAnsi="Roboto"/>
        </w:rPr>
        <w:t>2023  10:02</w:t>
      </w:r>
      <w:proofErr w:type="gramEnd"/>
      <w:r w:rsidRPr="00C7732D">
        <w:rPr>
          <w:rFonts w:ascii="Roboto" w:hAnsi="Roboto"/>
        </w:rPr>
        <w:t xml:space="preserve"> p. m.    &lt;DIR&gt;          </w:t>
      </w:r>
      <w:proofErr w:type="spellStart"/>
      <w:r w:rsidRPr="00C7732D">
        <w:rPr>
          <w:rFonts w:ascii="Roboto" w:hAnsi="Roboto"/>
        </w:rPr>
        <w:t>xampp</w:t>
      </w:r>
      <w:proofErr w:type="spellEnd"/>
    </w:p>
    <w:p w14:paraId="10278BE4" w14:textId="77777777" w:rsidR="00C7732D" w:rsidRPr="00C7732D" w:rsidRDefault="00C7732D" w:rsidP="00C7732D">
      <w:pPr>
        <w:rPr>
          <w:rFonts w:ascii="Roboto" w:hAnsi="Roboto"/>
        </w:rPr>
      </w:pPr>
      <w:r w:rsidRPr="00C7732D">
        <w:rPr>
          <w:rFonts w:ascii="Roboto" w:hAnsi="Roboto"/>
        </w:rPr>
        <w:t xml:space="preserve">               0 archivos              0 bytes</w:t>
      </w:r>
    </w:p>
    <w:p w14:paraId="582E7534" w14:textId="77777777" w:rsidR="00C7732D" w:rsidRPr="00C7732D" w:rsidRDefault="00C7732D" w:rsidP="00C7732D">
      <w:pPr>
        <w:rPr>
          <w:rFonts w:ascii="Roboto" w:hAnsi="Roboto"/>
        </w:rPr>
      </w:pPr>
      <w:r w:rsidRPr="00C7732D">
        <w:rPr>
          <w:rFonts w:ascii="Roboto" w:hAnsi="Roboto"/>
        </w:rPr>
        <w:t xml:space="preserve">              14 </w:t>
      </w:r>
      <w:proofErr w:type="spellStart"/>
      <w:proofErr w:type="gramStart"/>
      <w:r w:rsidRPr="00C7732D">
        <w:rPr>
          <w:rFonts w:ascii="Roboto" w:hAnsi="Roboto"/>
        </w:rPr>
        <w:t>dirs</w:t>
      </w:r>
      <w:proofErr w:type="spellEnd"/>
      <w:r w:rsidRPr="00C7732D">
        <w:rPr>
          <w:rFonts w:ascii="Roboto" w:hAnsi="Roboto"/>
        </w:rPr>
        <w:t xml:space="preserve">  45,912,354,816</w:t>
      </w:r>
      <w:proofErr w:type="gramEnd"/>
      <w:r w:rsidRPr="00C7732D">
        <w:rPr>
          <w:rFonts w:ascii="Roboto" w:hAnsi="Roboto"/>
        </w:rPr>
        <w:t xml:space="preserve"> bytes libres</w:t>
      </w:r>
    </w:p>
    <w:p w14:paraId="095341C2" w14:textId="77777777" w:rsidR="00C7732D" w:rsidRPr="00C7732D" w:rsidRDefault="00C7732D" w:rsidP="00C7732D">
      <w:pPr>
        <w:rPr>
          <w:rFonts w:ascii="Roboto" w:hAnsi="Roboto"/>
        </w:rPr>
      </w:pPr>
    </w:p>
    <w:p w14:paraId="5A0E583C" w14:textId="77777777" w:rsidR="00C7732D" w:rsidRPr="00C7732D" w:rsidRDefault="00C7732D" w:rsidP="00C7732D">
      <w:pPr>
        <w:rPr>
          <w:rFonts w:ascii="Roboto" w:hAnsi="Roboto"/>
        </w:rPr>
      </w:pPr>
      <w:r w:rsidRPr="00C7732D">
        <w:rPr>
          <w:rFonts w:ascii="Roboto" w:hAnsi="Roboto"/>
        </w:rPr>
        <w:t>C:\&gt;cd OpenSSL-Win64</w:t>
      </w:r>
    </w:p>
    <w:p w14:paraId="735BEECE" w14:textId="77777777" w:rsidR="00C7732D" w:rsidRPr="00C7732D" w:rsidRDefault="00C7732D" w:rsidP="00C7732D">
      <w:pPr>
        <w:rPr>
          <w:rFonts w:ascii="Roboto" w:hAnsi="Roboto"/>
        </w:rPr>
      </w:pPr>
    </w:p>
    <w:p w14:paraId="28E53C17" w14:textId="77777777" w:rsidR="00C7732D" w:rsidRPr="00C7732D" w:rsidRDefault="00C7732D" w:rsidP="00C7732D">
      <w:pPr>
        <w:rPr>
          <w:rFonts w:ascii="Roboto" w:hAnsi="Roboto"/>
        </w:rPr>
      </w:pPr>
      <w:r w:rsidRPr="00C7732D">
        <w:rPr>
          <w:rFonts w:ascii="Roboto" w:hAnsi="Roboto"/>
        </w:rPr>
        <w:t xml:space="preserve">C:\OpenSSL-Win64&gt;cd </w:t>
      </w:r>
      <w:proofErr w:type="spellStart"/>
      <w:r w:rsidRPr="00C7732D">
        <w:rPr>
          <w:rFonts w:ascii="Roboto" w:hAnsi="Roboto"/>
        </w:rPr>
        <w:t>bin</w:t>
      </w:r>
      <w:proofErr w:type="spellEnd"/>
    </w:p>
    <w:p w14:paraId="7D3EFD84" w14:textId="77777777" w:rsidR="00C7732D" w:rsidRPr="00C7732D" w:rsidRDefault="00C7732D" w:rsidP="00C7732D">
      <w:pPr>
        <w:rPr>
          <w:rFonts w:ascii="Roboto" w:hAnsi="Roboto"/>
        </w:rPr>
      </w:pPr>
    </w:p>
    <w:p w14:paraId="7490B5DF" w14:textId="77777777" w:rsidR="00C7732D" w:rsidRPr="00C7732D" w:rsidRDefault="00C7732D" w:rsidP="00C7732D">
      <w:pPr>
        <w:rPr>
          <w:rFonts w:ascii="Roboto" w:hAnsi="Roboto"/>
        </w:rPr>
      </w:pPr>
      <w:r w:rsidRPr="00C7732D">
        <w:rPr>
          <w:rFonts w:ascii="Roboto" w:hAnsi="Roboto"/>
        </w:rPr>
        <w:t>C:\OpenSSL-Win64\bin&gt;mkdir certificados</w:t>
      </w:r>
    </w:p>
    <w:p w14:paraId="6E9E3534" w14:textId="77777777" w:rsidR="00C7732D" w:rsidRPr="00C7732D" w:rsidRDefault="00C7732D" w:rsidP="00C7732D">
      <w:pPr>
        <w:rPr>
          <w:rFonts w:ascii="Roboto" w:hAnsi="Roboto"/>
        </w:rPr>
      </w:pPr>
    </w:p>
    <w:p w14:paraId="466BFC35" w14:textId="77777777" w:rsidR="00C7732D" w:rsidRPr="00C7732D" w:rsidRDefault="00C7732D" w:rsidP="00C7732D">
      <w:pPr>
        <w:rPr>
          <w:rFonts w:ascii="Roboto" w:hAnsi="Roboto"/>
        </w:rPr>
      </w:pPr>
      <w:r w:rsidRPr="00C7732D">
        <w:rPr>
          <w:rFonts w:ascii="Roboto" w:hAnsi="Roboto"/>
        </w:rPr>
        <w:lastRenderedPageBreak/>
        <w:t>C:\OpenSSL-Win64\bin&gt;cd certificados</w:t>
      </w:r>
    </w:p>
    <w:p w14:paraId="37B761E2" w14:textId="77777777" w:rsidR="00C7732D" w:rsidRPr="00C7732D" w:rsidRDefault="00C7732D" w:rsidP="00C7732D">
      <w:pPr>
        <w:rPr>
          <w:rFonts w:ascii="Roboto" w:hAnsi="Roboto"/>
        </w:rPr>
      </w:pPr>
    </w:p>
    <w:p w14:paraId="1132F2C5" w14:textId="77777777" w:rsidR="00C7732D" w:rsidRPr="00C7732D" w:rsidRDefault="00C7732D" w:rsidP="00C7732D">
      <w:pPr>
        <w:rPr>
          <w:rFonts w:ascii="Roboto" w:hAnsi="Roboto"/>
        </w:rPr>
      </w:pPr>
      <w:r w:rsidRPr="00C7732D">
        <w:rPr>
          <w:rFonts w:ascii="Roboto" w:hAnsi="Roboto"/>
        </w:rPr>
        <w:t>C:\OpenSSL-Win64\bin\certificados&gt;mkdir x</w:t>
      </w:r>
      <w:proofErr w:type="gramStart"/>
      <w:r w:rsidRPr="00C7732D">
        <w:rPr>
          <w:rFonts w:ascii="Roboto" w:hAnsi="Roboto"/>
        </w:rPr>
        <w:t xml:space="preserve">509  </w:t>
      </w:r>
      <w:proofErr w:type="spellStart"/>
      <w:r w:rsidRPr="00C7732D">
        <w:rPr>
          <w:rFonts w:ascii="Roboto" w:hAnsi="Roboto"/>
        </w:rPr>
        <w:t>dsa</w:t>
      </w:r>
      <w:proofErr w:type="spellEnd"/>
      <w:proofErr w:type="gramEnd"/>
    </w:p>
    <w:p w14:paraId="6A9836F9" w14:textId="77777777" w:rsidR="00C7732D" w:rsidRPr="00C7732D" w:rsidRDefault="00C7732D" w:rsidP="00C7732D">
      <w:pPr>
        <w:rPr>
          <w:rFonts w:ascii="Roboto" w:hAnsi="Roboto"/>
        </w:rPr>
      </w:pPr>
    </w:p>
    <w:p w14:paraId="6C81CC44" w14:textId="77777777" w:rsidR="00C7732D" w:rsidRPr="00C7732D" w:rsidRDefault="00C7732D" w:rsidP="00C7732D">
      <w:pPr>
        <w:rPr>
          <w:rFonts w:ascii="Roboto" w:hAnsi="Roboto"/>
        </w:rPr>
      </w:pPr>
      <w:r w:rsidRPr="00C7732D">
        <w:rPr>
          <w:rFonts w:ascii="Roboto" w:hAnsi="Roboto"/>
        </w:rPr>
        <w:t>C:\OpenSSL-Win64\bin\certificados&gt;cd x509</w:t>
      </w:r>
    </w:p>
    <w:p w14:paraId="4A86366D" w14:textId="77777777" w:rsidR="00C7732D" w:rsidRPr="00C7732D" w:rsidRDefault="00C7732D" w:rsidP="00C7732D">
      <w:pPr>
        <w:rPr>
          <w:rFonts w:ascii="Roboto" w:hAnsi="Roboto"/>
        </w:rPr>
      </w:pPr>
    </w:p>
    <w:p w14:paraId="19E2D8D4" w14:textId="77777777" w:rsidR="00C7732D" w:rsidRPr="00C7732D" w:rsidRDefault="00C7732D" w:rsidP="00C7732D">
      <w:pPr>
        <w:rPr>
          <w:rFonts w:ascii="Roboto" w:hAnsi="Roboto"/>
        </w:rPr>
      </w:pPr>
      <w:r w:rsidRPr="00C7732D">
        <w:rPr>
          <w:rFonts w:ascii="Roboto" w:hAnsi="Roboto"/>
        </w:rPr>
        <w:t xml:space="preserve">C:\OpenSSL-Win64\bin\certificados\x509&gt;OpenSSL genrsa1024 &gt; </w:t>
      </w:r>
      <w:proofErr w:type="spellStart"/>
      <w:r w:rsidRPr="00C7732D">
        <w:rPr>
          <w:rFonts w:ascii="Roboto" w:hAnsi="Roboto"/>
        </w:rPr>
        <w:t>privatekey.pem</w:t>
      </w:r>
      <w:proofErr w:type="spellEnd"/>
    </w:p>
    <w:p w14:paraId="2EA4FFB4" w14:textId="77777777" w:rsidR="00C7732D" w:rsidRPr="00C7732D" w:rsidRDefault="00C7732D" w:rsidP="00C7732D">
      <w:pPr>
        <w:rPr>
          <w:rFonts w:ascii="Roboto" w:hAnsi="Roboto"/>
        </w:rPr>
      </w:pPr>
      <w:proofErr w:type="spellStart"/>
      <w:r w:rsidRPr="00C7732D">
        <w:rPr>
          <w:rFonts w:ascii="Roboto" w:hAnsi="Roboto"/>
        </w:rPr>
        <w:t>Invalid</w:t>
      </w:r>
      <w:proofErr w:type="spellEnd"/>
      <w:r w:rsidRPr="00C7732D">
        <w:rPr>
          <w:rFonts w:ascii="Roboto" w:hAnsi="Roboto"/>
        </w:rPr>
        <w:t xml:space="preserve"> </w:t>
      </w:r>
      <w:proofErr w:type="spellStart"/>
      <w:r w:rsidRPr="00C7732D">
        <w:rPr>
          <w:rFonts w:ascii="Roboto" w:hAnsi="Roboto"/>
        </w:rPr>
        <w:t>command</w:t>
      </w:r>
      <w:proofErr w:type="spellEnd"/>
      <w:r w:rsidRPr="00C7732D">
        <w:rPr>
          <w:rFonts w:ascii="Roboto" w:hAnsi="Roboto"/>
        </w:rPr>
        <w:t xml:space="preserve"> 'genrsa1024'; </w:t>
      </w:r>
      <w:proofErr w:type="spellStart"/>
      <w:r w:rsidRPr="00C7732D">
        <w:rPr>
          <w:rFonts w:ascii="Roboto" w:hAnsi="Roboto"/>
        </w:rPr>
        <w:t>type</w:t>
      </w:r>
      <w:proofErr w:type="spellEnd"/>
      <w:r w:rsidRPr="00C7732D">
        <w:rPr>
          <w:rFonts w:ascii="Roboto" w:hAnsi="Roboto"/>
        </w:rPr>
        <w:t xml:space="preserve"> "</w:t>
      </w:r>
      <w:proofErr w:type="spellStart"/>
      <w:r w:rsidRPr="00C7732D">
        <w:rPr>
          <w:rFonts w:ascii="Roboto" w:hAnsi="Roboto"/>
        </w:rPr>
        <w:t>help</w:t>
      </w:r>
      <w:proofErr w:type="spellEnd"/>
      <w:r w:rsidRPr="00C7732D">
        <w:rPr>
          <w:rFonts w:ascii="Roboto" w:hAnsi="Roboto"/>
        </w:rPr>
        <w:t xml:space="preserve">" </w:t>
      </w:r>
      <w:proofErr w:type="spellStart"/>
      <w:r w:rsidRPr="00C7732D">
        <w:rPr>
          <w:rFonts w:ascii="Roboto" w:hAnsi="Roboto"/>
        </w:rPr>
        <w:t>for</w:t>
      </w:r>
      <w:proofErr w:type="spellEnd"/>
      <w:r w:rsidRPr="00C7732D">
        <w:rPr>
          <w:rFonts w:ascii="Roboto" w:hAnsi="Roboto"/>
        </w:rPr>
        <w:t xml:space="preserve"> a </w:t>
      </w:r>
      <w:proofErr w:type="spellStart"/>
      <w:r w:rsidRPr="00C7732D">
        <w:rPr>
          <w:rFonts w:ascii="Roboto" w:hAnsi="Roboto"/>
        </w:rPr>
        <w:t>list</w:t>
      </w:r>
      <w:proofErr w:type="spellEnd"/>
      <w:r w:rsidRPr="00C7732D">
        <w:rPr>
          <w:rFonts w:ascii="Roboto" w:hAnsi="Roboto"/>
        </w:rPr>
        <w:t>.</w:t>
      </w:r>
    </w:p>
    <w:p w14:paraId="0AF26932" w14:textId="77777777" w:rsidR="00C7732D" w:rsidRPr="00C7732D" w:rsidRDefault="00C7732D" w:rsidP="00C7732D">
      <w:pPr>
        <w:rPr>
          <w:rFonts w:ascii="Roboto" w:hAnsi="Roboto"/>
        </w:rPr>
      </w:pPr>
    </w:p>
    <w:p w14:paraId="10BA5D9D" w14:textId="77777777" w:rsidR="00C7732D" w:rsidRPr="00C7732D" w:rsidRDefault="00C7732D" w:rsidP="00C7732D">
      <w:pPr>
        <w:rPr>
          <w:rFonts w:ascii="Roboto" w:hAnsi="Roboto"/>
        </w:rPr>
      </w:pPr>
      <w:r w:rsidRPr="00C7732D">
        <w:rPr>
          <w:rFonts w:ascii="Roboto" w:hAnsi="Roboto"/>
        </w:rPr>
        <w:t xml:space="preserve">C:\OpenSSL-Win64\bin\certificados\x509&gt;OpenSSL </w:t>
      </w:r>
      <w:proofErr w:type="spellStart"/>
      <w:r w:rsidRPr="00C7732D">
        <w:rPr>
          <w:rFonts w:ascii="Roboto" w:hAnsi="Roboto"/>
        </w:rPr>
        <w:t>genrsa</w:t>
      </w:r>
      <w:proofErr w:type="spellEnd"/>
      <w:r w:rsidRPr="00C7732D">
        <w:rPr>
          <w:rFonts w:ascii="Roboto" w:hAnsi="Roboto"/>
        </w:rPr>
        <w:t xml:space="preserve"> 1024 &gt; </w:t>
      </w:r>
      <w:proofErr w:type="spellStart"/>
      <w:r w:rsidRPr="00C7732D">
        <w:rPr>
          <w:rFonts w:ascii="Roboto" w:hAnsi="Roboto"/>
        </w:rPr>
        <w:t>privatekey.pem</w:t>
      </w:r>
      <w:proofErr w:type="spellEnd"/>
    </w:p>
    <w:p w14:paraId="58A5F739" w14:textId="77777777" w:rsidR="00C7732D" w:rsidRPr="00C7732D" w:rsidRDefault="00C7732D" w:rsidP="00C7732D">
      <w:pPr>
        <w:rPr>
          <w:rFonts w:ascii="Roboto" w:hAnsi="Roboto"/>
        </w:rPr>
      </w:pPr>
    </w:p>
    <w:p w14:paraId="720A1F78" w14:textId="77777777" w:rsidR="00C7732D" w:rsidRPr="00C7732D" w:rsidRDefault="00C7732D" w:rsidP="00C7732D">
      <w:pPr>
        <w:rPr>
          <w:rFonts w:ascii="Roboto" w:hAnsi="Roboto"/>
        </w:rPr>
      </w:pPr>
      <w:r w:rsidRPr="00C7732D">
        <w:rPr>
          <w:rFonts w:ascii="Roboto" w:hAnsi="Roboto"/>
        </w:rPr>
        <w:t>C:\OpenSSL-Win64\bin\certificados\x509&gt;dir</w:t>
      </w:r>
    </w:p>
    <w:p w14:paraId="09662FAA" w14:textId="77777777" w:rsidR="00C7732D" w:rsidRPr="00C7732D" w:rsidRDefault="00C7732D" w:rsidP="00C7732D">
      <w:pPr>
        <w:rPr>
          <w:rFonts w:ascii="Roboto" w:hAnsi="Roboto"/>
        </w:rPr>
      </w:pPr>
      <w:r w:rsidRPr="00C7732D">
        <w:rPr>
          <w:rFonts w:ascii="Roboto" w:hAnsi="Roboto"/>
        </w:rPr>
        <w:t xml:space="preserve"> El volumen de la unidad C no tiene etiqueta.</w:t>
      </w:r>
    </w:p>
    <w:p w14:paraId="303F43FB" w14:textId="77777777" w:rsidR="00C7732D" w:rsidRPr="00C7732D" w:rsidRDefault="00C7732D" w:rsidP="00C7732D">
      <w:pPr>
        <w:rPr>
          <w:rFonts w:ascii="Roboto" w:hAnsi="Roboto"/>
        </w:rPr>
      </w:pPr>
      <w:r w:rsidRPr="00C7732D">
        <w:rPr>
          <w:rFonts w:ascii="Roboto" w:hAnsi="Roboto"/>
        </w:rPr>
        <w:t xml:space="preserve"> El número de serie del volumen es: 3A17-36D2</w:t>
      </w:r>
    </w:p>
    <w:p w14:paraId="061FC902" w14:textId="77777777" w:rsidR="00C7732D" w:rsidRPr="00C7732D" w:rsidRDefault="00C7732D" w:rsidP="00C7732D">
      <w:pPr>
        <w:rPr>
          <w:rFonts w:ascii="Roboto" w:hAnsi="Roboto"/>
        </w:rPr>
      </w:pPr>
    </w:p>
    <w:p w14:paraId="0C6EF685" w14:textId="77777777" w:rsidR="00C7732D" w:rsidRPr="00C7732D" w:rsidRDefault="00C7732D" w:rsidP="00C7732D">
      <w:pPr>
        <w:rPr>
          <w:rFonts w:ascii="Roboto" w:hAnsi="Roboto"/>
        </w:rPr>
      </w:pPr>
      <w:r w:rsidRPr="00C7732D">
        <w:rPr>
          <w:rFonts w:ascii="Roboto" w:hAnsi="Roboto"/>
        </w:rPr>
        <w:t xml:space="preserve"> Directorio de C:\OpenSSL-Win64\bin\certificados\x509</w:t>
      </w:r>
    </w:p>
    <w:p w14:paraId="17F406EA" w14:textId="77777777" w:rsidR="00C7732D" w:rsidRPr="00C7732D" w:rsidRDefault="00C7732D" w:rsidP="00C7732D">
      <w:pPr>
        <w:rPr>
          <w:rFonts w:ascii="Roboto" w:hAnsi="Roboto"/>
        </w:rPr>
      </w:pPr>
    </w:p>
    <w:p w14:paraId="07B9F423"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10:09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03D78DE1"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10:09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7F6A95D3"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10:10</w:t>
      </w:r>
      <w:proofErr w:type="gramEnd"/>
      <w:r w:rsidRPr="00C7732D">
        <w:rPr>
          <w:rFonts w:ascii="Roboto" w:hAnsi="Roboto"/>
        </w:rPr>
        <w:t xml:space="preserve"> a. m.               932 </w:t>
      </w:r>
      <w:proofErr w:type="spellStart"/>
      <w:r w:rsidRPr="00C7732D">
        <w:rPr>
          <w:rFonts w:ascii="Roboto" w:hAnsi="Roboto"/>
        </w:rPr>
        <w:t>privatekey.pem</w:t>
      </w:r>
      <w:proofErr w:type="spellEnd"/>
    </w:p>
    <w:p w14:paraId="3702BC7C" w14:textId="77777777" w:rsidR="00C7732D" w:rsidRPr="00C7732D" w:rsidRDefault="00C7732D" w:rsidP="00C7732D">
      <w:pPr>
        <w:rPr>
          <w:rFonts w:ascii="Roboto" w:hAnsi="Roboto"/>
        </w:rPr>
      </w:pPr>
      <w:r w:rsidRPr="00C7732D">
        <w:rPr>
          <w:rFonts w:ascii="Roboto" w:hAnsi="Roboto"/>
        </w:rPr>
        <w:t xml:space="preserve">               1 archivos            932 bytes</w:t>
      </w:r>
    </w:p>
    <w:p w14:paraId="7F05AC32" w14:textId="77777777" w:rsidR="00C7732D" w:rsidRPr="00C7732D" w:rsidRDefault="00C7732D" w:rsidP="00C7732D">
      <w:pPr>
        <w:rPr>
          <w:rFonts w:ascii="Roboto" w:hAnsi="Roboto"/>
        </w:rPr>
      </w:pPr>
      <w:r w:rsidRPr="00C7732D">
        <w:rPr>
          <w:rFonts w:ascii="Roboto" w:hAnsi="Roboto"/>
        </w:rPr>
        <w:t xml:space="preserve">               2 </w:t>
      </w:r>
      <w:proofErr w:type="spellStart"/>
      <w:proofErr w:type="gramStart"/>
      <w:r w:rsidRPr="00C7732D">
        <w:rPr>
          <w:rFonts w:ascii="Roboto" w:hAnsi="Roboto"/>
        </w:rPr>
        <w:t>dirs</w:t>
      </w:r>
      <w:proofErr w:type="spellEnd"/>
      <w:r w:rsidRPr="00C7732D">
        <w:rPr>
          <w:rFonts w:ascii="Roboto" w:hAnsi="Roboto"/>
        </w:rPr>
        <w:t xml:space="preserve">  45,935,390,720</w:t>
      </w:r>
      <w:proofErr w:type="gramEnd"/>
      <w:r w:rsidRPr="00C7732D">
        <w:rPr>
          <w:rFonts w:ascii="Roboto" w:hAnsi="Roboto"/>
        </w:rPr>
        <w:t xml:space="preserve"> bytes libres</w:t>
      </w:r>
    </w:p>
    <w:p w14:paraId="17AC017D" w14:textId="77777777" w:rsidR="00C7732D" w:rsidRPr="00C7732D" w:rsidRDefault="00C7732D" w:rsidP="00C7732D">
      <w:pPr>
        <w:rPr>
          <w:rFonts w:ascii="Roboto" w:hAnsi="Roboto"/>
        </w:rPr>
      </w:pPr>
    </w:p>
    <w:p w14:paraId="3CC1CDAF" w14:textId="77777777" w:rsidR="00C7732D" w:rsidRPr="00C7732D" w:rsidRDefault="00C7732D" w:rsidP="00C7732D">
      <w:pPr>
        <w:rPr>
          <w:rFonts w:ascii="Roboto" w:hAnsi="Roboto"/>
        </w:rPr>
      </w:pPr>
      <w:r w:rsidRPr="00C7732D">
        <w:rPr>
          <w:rFonts w:ascii="Roboto" w:hAnsi="Roboto"/>
        </w:rPr>
        <w:t xml:space="preserve">C:\OpenSSL-Win64\bin\certificados\x509&gt;OpenSSl </w:t>
      </w:r>
      <w:proofErr w:type="spellStart"/>
      <w:r w:rsidRPr="00C7732D">
        <w:rPr>
          <w:rFonts w:ascii="Roboto" w:hAnsi="Roboto"/>
        </w:rPr>
        <w:t>req</w:t>
      </w:r>
      <w:proofErr w:type="spellEnd"/>
      <w:r w:rsidRPr="00C7732D">
        <w:rPr>
          <w:rFonts w:ascii="Roboto" w:hAnsi="Roboto"/>
        </w:rPr>
        <w:t xml:space="preserve"> -new -</w:t>
      </w:r>
      <w:proofErr w:type="spellStart"/>
      <w:r w:rsidRPr="00C7732D">
        <w:rPr>
          <w:rFonts w:ascii="Roboto" w:hAnsi="Roboto"/>
        </w:rPr>
        <w:t>key</w:t>
      </w:r>
      <w:proofErr w:type="spellEnd"/>
      <w:r w:rsidRPr="00C7732D">
        <w:rPr>
          <w:rFonts w:ascii="Roboto" w:hAnsi="Roboto"/>
        </w:rPr>
        <w:t xml:space="preserve"> </w:t>
      </w:r>
      <w:proofErr w:type="spellStart"/>
      <w:r w:rsidRPr="00C7732D">
        <w:rPr>
          <w:rFonts w:ascii="Roboto" w:hAnsi="Roboto"/>
        </w:rPr>
        <w:t>privatekey.pem</w:t>
      </w:r>
      <w:proofErr w:type="spellEnd"/>
      <w:r w:rsidRPr="00C7732D">
        <w:rPr>
          <w:rFonts w:ascii="Roboto" w:hAnsi="Roboto"/>
        </w:rPr>
        <w:t xml:space="preserve"> -</w:t>
      </w:r>
      <w:proofErr w:type="spellStart"/>
      <w:r w:rsidRPr="00C7732D">
        <w:rPr>
          <w:rFonts w:ascii="Roboto" w:hAnsi="Roboto"/>
        </w:rPr>
        <w:t>out</w:t>
      </w:r>
      <w:proofErr w:type="spellEnd"/>
      <w:r w:rsidRPr="00C7732D">
        <w:rPr>
          <w:rFonts w:ascii="Roboto" w:hAnsi="Roboto"/>
        </w:rPr>
        <w:t xml:space="preserve"> </w:t>
      </w:r>
      <w:proofErr w:type="spellStart"/>
      <w:r w:rsidRPr="00C7732D">
        <w:rPr>
          <w:rFonts w:ascii="Roboto" w:hAnsi="Roboto"/>
        </w:rPr>
        <w:t>csr.pem</w:t>
      </w:r>
      <w:proofErr w:type="spellEnd"/>
    </w:p>
    <w:p w14:paraId="71FC9208" w14:textId="77777777" w:rsidR="00C7732D" w:rsidRPr="00C7732D" w:rsidRDefault="00C7732D" w:rsidP="00C7732D">
      <w:pPr>
        <w:rPr>
          <w:rFonts w:ascii="Roboto" w:hAnsi="Roboto"/>
        </w:rPr>
      </w:pPr>
      <w:proofErr w:type="spellStart"/>
      <w:r w:rsidRPr="00C7732D">
        <w:rPr>
          <w:rFonts w:ascii="Roboto" w:hAnsi="Roboto"/>
        </w:rPr>
        <w:t>Can't</w:t>
      </w:r>
      <w:proofErr w:type="spellEnd"/>
      <w:r w:rsidRPr="00C7732D">
        <w:rPr>
          <w:rFonts w:ascii="Roboto" w:hAnsi="Roboto"/>
        </w:rPr>
        <w:t xml:space="preserve"> </w:t>
      </w:r>
      <w:proofErr w:type="gramStart"/>
      <w:r w:rsidRPr="00C7732D">
        <w:rPr>
          <w:rFonts w:ascii="Roboto" w:hAnsi="Roboto"/>
        </w:rPr>
        <w:t>load .</w:t>
      </w:r>
      <w:proofErr w:type="gramEnd"/>
      <w:r w:rsidRPr="00C7732D">
        <w:rPr>
          <w:rFonts w:ascii="Roboto" w:hAnsi="Roboto"/>
        </w:rPr>
        <w:t>/.</w:t>
      </w:r>
      <w:proofErr w:type="spellStart"/>
      <w:r w:rsidRPr="00C7732D">
        <w:rPr>
          <w:rFonts w:ascii="Roboto" w:hAnsi="Roboto"/>
        </w:rPr>
        <w:t>rnd</w:t>
      </w:r>
      <w:proofErr w:type="spellEnd"/>
      <w:r w:rsidRPr="00C7732D">
        <w:rPr>
          <w:rFonts w:ascii="Roboto" w:hAnsi="Roboto"/>
        </w:rPr>
        <w:t xml:space="preserve"> </w:t>
      </w:r>
      <w:proofErr w:type="spellStart"/>
      <w:r w:rsidRPr="00C7732D">
        <w:rPr>
          <w:rFonts w:ascii="Roboto" w:hAnsi="Roboto"/>
        </w:rPr>
        <w:t>into</w:t>
      </w:r>
      <w:proofErr w:type="spellEnd"/>
      <w:r w:rsidRPr="00C7732D">
        <w:rPr>
          <w:rFonts w:ascii="Roboto" w:hAnsi="Roboto"/>
        </w:rPr>
        <w:t xml:space="preserve"> RNG</w:t>
      </w:r>
    </w:p>
    <w:p w14:paraId="017B267C" w14:textId="77777777" w:rsidR="00C7732D" w:rsidRPr="00C7732D" w:rsidRDefault="00C7732D" w:rsidP="00C7732D">
      <w:pPr>
        <w:rPr>
          <w:rFonts w:ascii="Roboto" w:hAnsi="Roboto"/>
        </w:rPr>
      </w:pPr>
      <w:r w:rsidRPr="00C7732D">
        <w:rPr>
          <w:rFonts w:ascii="Roboto" w:hAnsi="Roboto"/>
        </w:rPr>
        <w:t>5C</w:t>
      </w:r>
      <w:proofErr w:type="gramStart"/>
      <w:r w:rsidRPr="00C7732D">
        <w:rPr>
          <w:rFonts w:ascii="Roboto" w:hAnsi="Roboto"/>
        </w:rPr>
        <w:t>360000:error</w:t>
      </w:r>
      <w:proofErr w:type="gramEnd"/>
      <w:r w:rsidRPr="00C7732D">
        <w:rPr>
          <w:rFonts w:ascii="Roboto" w:hAnsi="Roboto"/>
        </w:rPr>
        <w:t xml:space="preserve">:12000079:random </w:t>
      </w:r>
      <w:proofErr w:type="spellStart"/>
      <w:r w:rsidRPr="00C7732D">
        <w:rPr>
          <w:rFonts w:ascii="Roboto" w:hAnsi="Roboto"/>
        </w:rPr>
        <w:t>number</w:t>
      </w:r>
      <w:proofErr w:type="spellEnd"/>
      <w:r w:rsidRPr="00C7732D">
        <w:rPr>
          <w:rFonts w:ascii="Roboto" w:hAnsi="Roboto"/>
        </w:rPr>
        <w:t xml:space="preserve"> </w:t>
      </w:r>
      <w:proofErr w:type="spellStart"/>
      <w:r w:rsidRPr="00C7732D">
        <w:rPr>
          <w:rFonts w:ascii="Roboto" w:hAnsi="Roboto"/>
        </w:rPr>
        <w:t>generator:RAND_load_file:Cannot</w:t>
      </w:r>
      <w:proofErr w:type="spellEnd"/>
      <w:r w:rsidRPr="00C7732D">
        <w:rPr>
          <w:rFonts w:ascii="Roboto" w:hAnsi="Roboto"/>
        </w:rPr>
        <w:t xml:space="preserve"> open file:crypto\rand\randfile.c:106:Filename=./.rnd</w:t>
      </w:r>
    </w:p>
    <w:p w14:paraId="6C8013F9" w14:textId="77777777" w:rsidR="00C7732D" w:rsidRPr="00C7732D" w:rsidRDefault="00C7732D" w:rsidP="00C7732D">
      <w:pPr>
        <w:rPr>
          <w:rFonts w:ascii="Roboto" w:hAnsi="Roboto"/>
        </w:rPr>
      </w:pPr>
      <w:proofErr w:type="spellStart"/>
      <w:r w:rsidRPr="00C7732D">
        <w:rPr>
          <w:rFonts w:ascii="Roboto" w:hAnsi="Roboto"/>
        </w:rPr>
        <w:t>You</w:t>
      </w:r>
      <w:proofErr w:type="spellEnd"/>
      <w:r w:rsidRPr="00C7732D">
        <w:rPr>
          <w:rFonts w:ascii="Roboto" w:hAnsi="Roboto"/>
        </w:rPr>
        <w:t xml:space="preserve"> are </w:t>
      </w:r>
      <w:proofErr w:type="spellStart"/>
      <w:r w:rsidRPr="00C7732D">
        <w:rPr>
          <w:rFonts w:ascii="Roboto" w:hAnsi="Roboto"/>
        </w:rPr>
        <w:t>about</w:t>
      </w:r>
      <w:proofErr w:type="spellEnd"/>
      <w:r w:rsidRPr="00C7732D">
        <w:rPr>
          <w:rFonts w:ascii="Roboto" w:hAnsi="Roboto"/>
        </w:rPr>
        <w:t xml:space="preserve"> </w:t>
      </w:r>
      <w:proofErr w:type="spellStart"/>
      <w:r w:rsidRPr="00C7732D">
        <w:rPr>
          <w:rFonts w:ascii="Roboto" w:hAnsi="Roboto"/>
        </w:rPr>
        <w:t>to</w:t>
      </w:r>
      <w:proofErr w:type="spellEnd"/>
      <w:r w:rsidRPr="00C7732D">
        <w:rPr>
          <w:rFonts w:ascii="Roboto" w:hAnsi="Roboto"/>
        </w:rPr>
        <w:t xml:space="preserve"> be </w:t>
      </w:r>
      <w:proofErr w:type="spellStart"/>
      <w:r w:rsidRPr="00C7732D">
        <w:rPr>
          <w:rFonts w:ascii="Roboto" w:hAnsi="Roboto"/>
        </w:rPr>
        <w:t>asked</w:t>
      </w:r>
      <w:proofErr w:type="spellEnd"/>
      <w:r w:rsidRPr="00C7732D">
        <w:rPr>
          <w:rFonts w:ascii="Roboto" w:hAnsi="Roboto"/>
        </w:rPr>
        <w:t xml:space="preserve"> </w:t>
      </w:r>
      <w:proofErr w:type="spellStart"/>
      <w:r w:rsidRPr="00C7732D">
        <w:rPr>
          <w:rFonts w:ascii="Roboto" w:hAnsi="Roboto"/>
        </w:rPr>
        <w:t>to</w:t>
      </w:r>
      <w:proofErr w:type="spellEnd"/>
      <w:r w:rsidRPr="00C7732D">
        <w:rPr>
          <w:rFonts w:ascii="Roboto" w:hAnsi="Roboto"/>
        </w:rPr>
        <w:t xml:space="preserve"> </w:t>
      </w:r>
      <w:proofErr w:type="spellStart"/>
      <w:r w:rsidRPr="00C7732D">
        <w:rPr>
          <w:rFonts w:ascii="Roboto" w:hAnsi="Roboto"/>
        </w:rPr>
        <w:t>enter</w:t>
      </w:r>
      <w:proofErr w:type="spellEnd"/>
      <w:r w:rsidRPr="00C7732D">
        <w:rPr>
          <w:rFonts w:ascii="Roboto" w:hAnsi="Roboto"/>
        </w:rPr>
        <w:t xml:space="preserve"> </w:t>
      </w:r>
      <w:proofErr w:type="spellStart"/>
      <w:r w:rsidRPr="00C7732D">
        <w:rPr>
          <w:rFonts w:ascii="Roboto" w:hAnsi="Roboto"/>
        </w:rPr>
        <w:t>information</w:t>
      </w:r>
      <w:proofErr w:type="spellEnd"/>
      <w:r w:rsidRPr="00C7732D">
        <w:rPr>
          <w:rFonts w:ascii="Roboto" w:hAnsi="Roboto"/>
        </w:rPr>
        <w:t xml:space="preserve"> </w:t>
      </w:r>
      <w:proofErr w:type="spellStart"/>
      <w:r w:rsidRPr="00C7732D">
        <w:rPr>
          <w:rFonts w:ascii="Roboto" w:hAnsi="Roboto"/>
        </w:rPr>
        <w:t>that</w:t>
      </w:r>
      <w:proofErr w:type="spellEnd"/>
      <w:r w:rsidRPr="00C7732D">
        <w:rPr>
          <w:rFonts w:ascii="Roboto" w:hAnsi="Roboto"/>
        </w:rPr>
        <w:t xml:space="preserve"> </w:t>
      </w:r>
      <w:proofErr w:type="spellStart"/>
      <w:r w:rsidRPr="00C7732D">
        <w:rPr>
          <w:rFonts w:ascii="Roboto" w:hAnsi="Roboto"/>
        </w:rPr>
        <w:t>will</w:t>
      </w:r>
      <w:proofErr w:type="spellEnd"/>
      <w:r w:rsidRPr="00C7732D">
        <w:rPr>
          <w:rFonts w:ascii="Roboto" w:hAnsi="Roboto"/>
        </w:rPr>
        <w:t xml:space="preserve"> be </w:t>
      </w:r>
      <w:proofErr w:type="spellStart"/>
      <w:r w:rsidRPr="00C7732D">
        <w:rPr>
          <w:rFonts w:ascii="Roboto" w:hAnsi="Roboto"/>
        </w:rPr>
        <w:t>incorporated</w:t>
      </w:r>
      <w:proofErr w:type="spellEnd"/>
    </w:p>
    <w:p w14:paraId="088B28C1" w14:textId="77777777" w:rsidR="00C7732D" w:rsidRPr="00C7732D" w:rsidRDefault="00C7732D" w:rsidP="00C7732D">
      <w:pPr>
        <w:rPr>
          <w:rFonts w:ascii="Roboto" w:hAnsi="Roboto"/>
        </w:rPr>
      </w:pPr>
      <w:proofErr w:type="spellStart"/>
      <w:r w:rsidRPr="00C7732D">
        <w:rPr>
          <w:rFonts w:ascii="Roboto" w:hAnsi="Roboto"/>
        </w:rPr>
        <w:t>into</w:t>
      </w:r>
      <w:proofErr w:type="spellEnd"/>
      <w:r w:rsidRPr="00C7732D">
        <w:rPr>
          <w:rFonts w:ascii="Roboto" w:hAnsi="Roboto"/>
        </w:rPr>
        <w:t xml:space="preserve"> </w:t>
      </w:r>
      <w:proofErr w:type="spellStart"/>
      <w:r w:rsidRPr="00C7732D">
        <w:rPr>
          <w:rFonts w:ascii="Roboto" w:hAnsi="Roboto"/>
        </w:rPr>
        <w:t>your</w:t>
      </w:r>
      <w:proofErr w:type="spellEnd"/>
      <w:r w:rsidRPr="00C7732D">
        <w:rPr>
          <w:rFonts w:ascii="Roboto" w:hAnsi="Roboto"/>
        </w:rPr>
        <w:t xml:space="preserve"> </w:t>
      </w:r>
      <w:proofErr w:type="spellStart"/>
      <w:r w:rsidRPr="00C7732D">
        <w:rPr>
          <w:rFonts w:ascii="Roboto" w:hAnsi="Roboto"/>
        </w:rPr>
        <w:t>certificate</w:t>
      </w:r>
      <w:proofErr w:type="spellEnd"/>
      <w:r w:rsidRPr="00C7732D">
        <w:rPr>
          <w:rFonts w:ascii="Roboto" w:hAnsi="Roboto"/>
        </w:rPr>
        <w:t xml:space="preserve"> </w:t>
      </w:r>
      <w:proofErr w:type="spellStart"/>
      <w:r w:rsidRPr="00C7732D">
        <w:rPr>
          <w:rFonts w:ascii="Roboto" w:hAnsi="Roboto"/>
        </w:rPr>
        <w:t>request</w:t>
      </w:r>
      <w:proofErr w:type="spellEnd"/>
      <w:r w:rsidRPr="00C7732D">
        <w:rPr>
          <w:rFonts w:ascii="Roboto" w:hAnsi="Roboto"/>
        </w:rPr>
        <w:t>.</w:t>
      </w:r>
    </w:p>
    <w:p w14:paraId="5DA72557" w14:textId="77777777" w:rsidR="00C7732D" w:rsidRPr="00C7732D" w:rsidRDefault="00C7732D" w:rsidP="00C7732D">
      <w:pPr>
        <w:rPr>
          <w:rFonts w:ascii="Roboto" w:hAnsi="Roboto"/>
        </w:rPr>
      </w:pPr>
      <w:proofErr w:type="spellStart"/>
      <w:r w:rsidRPr="00C7732D">
        <w:rPr>
          <w:rFonts w:ascii="Roboto" w:hAnsi="Roboto"/>
        </w:rPr>
        <w:lastRenderedPageBreak/>
        <w:t>What</w:t>
      </w:r>
      <w:proofErr w:type="spellEnd"/>
      <w:r w:rsidRPr="00C7732D">
        <w:rPr>
          <w:rFonts w:ascii="Roboto" w:hAnsi="Roboto"/>
        </w:rPr>
        <w:t xml:space="preserve"> </w:t>
      </w:r>
      <w:proofErr w:type="spellStart"/>
      <w:r w:rsidRPr="00C7732D">
        <w:rPr>
          <w:rFonts w:ascii="Roboto" w:hAnsi="Roboto"/>
        </w:rPr>
        <w:t>you</w:t>
      </w:r>
      <w:proofErr w:type="spellEnd"/>
      <w:r w:rsidRPr="00C7732D">
        <w:rPr>
          <w:rFonts w:ascii="Roboto" w:hAnsi="Roboto"/>
        </w:rPr>
        <w:t xml:space="preserve"> are </w:t>
      </w:r>
      <w:proofErr w:type="spellStart"/>
      <w:r w:rsidRPr="00C7732D">
        <w:rPr>
          <w:rFonts w:ascii="Roboto" w:hAnsi="Roboto"/>
        </w:rPr>
        <w:t>about</w:t>
      </w:r>
      <w:proofErr w:type="spellEnd"/>
      <w:r w:rsidRPr="00C7732D">
        <w:rPr>
          <w:rFonts w:ascii="Roboto" w:hAnsi="Roboto"/>
        </w:rPr>
        <w:t xml:space="preserve"> </w:t>
      </w:r>
      <w:proofErr w:type="spellStart"/>
      <w:r w:rsidRPr="00C7732D">
        <w:rPr>
          <w:rFonts w:ascii="Roboto" w:hAnsi="Roboto"/>
        </w:rPr>
        <w:t>to</w:t>
      </w:r>
      <w:proofErr w:type="spellEnd"/>
      <w:r w:rsidRPr="00C7732D">
        <w:rPr>
          <w:rFonts w:ascii="Roboto" w:hAnsi="Roboto"/>
        </w:rPr>
        <w:t xml:space="preserve"> </w:t>
      </w:r>
      <w:proofErr w:type="spellStart"/>
      <w:r w:rsidRPr="00C7732D">
        <w:rPr>
          <w:rFonts w:ascii="Roboto" w:hAnsi="Roboto"/>
        </w:rPr>
        <w:t>enter</w:t>
      </w:r>
      <w:proofErr w:type="spellEnd"/>
      <w:r w:rsidRPr="00C7732D">
        <w:rPr>
          <w:rFonts w:ascii="Roboto" w:hAnsi="Roboto"/>
        </w:rPr>
        <w:t xml:space="preserve"> </w:t>
      </w:r>
      <w:proofErr w:type="spellStart"/>
      <w:r w:rsidRPr="00C7732D">
        <w:rPr>
          <w:rFonts w:ascii="Roboto" w:hAnsi="Roboto"/>
        </w:rPr>
        <w:t>is</w:t>
      </w:r>
      <w:proofErr w:type="spellEnd"/>
      <w:r w:rsidRPr="00C7732D">
        <w:rPr>
          <w:rFonts w:ascii="Roboto" w:hAnsi="Roboto"/>
        </w:rPr>
        <w:t xml:space="preserve"> </w:t>
      </w:r>
      <w:proofErr w:type="spellStart"/>
      <w:r w:rsidRPr="00C7732D">
        <w:rPr>
          <w:rFonts w:ascii="Roboto" w:hAnsi="Roboto"/>
        </w:rPr>
        <w:t>what</w:t>
      </w:r>
      <w:proofErr w:type="spellEnd"/>
      <w:r w:rsidRPr="00C7732D">
        <w:rPr>
          <w:rFonts w:ascii="Roboto" w:hAnsi="Roboto"/>
        </w:rPr>
        <w:t xml:space="preserve"> </w:t>
      </w:r>
      <w:proofErr w:type="spellStart"/>
      <w:r w:rsidRPr="00C7732D">
        <w:rPr>
          <w:rFonts w:ascii="Roboto" w:hAnsi="Roboto"/>
        </w:rPr>
        <w:t>is</w:t>
      </w:r>
      <w:proofErr w:type="spellEnd"/>
      <w:r w:rsidRPr="00C7732D">
        <w:rPr>
          <w:rFonts w:ascii="Roboto" w:hAnsi="Roboto"/>
        </w:rPr>
        <w:t xml:space="preserve"> </w:t>
      </w:r>
      <w:proofErr w:type="spellStart"/>
      <w:r w:rsidRPr="00C7732D">
        <w:rPr>
          <w:rFonts w:ascii="Roboto" w:hAnsi="Roboto"/>
        </w:rPr>
        <w:t>called</w:t>
      </w:r>
      <w:proofErr w:type="spellEnd"/>
      <w:r w:rsidRPr="00C7732D">
        <w:rPr>
          <w:rFonts w:ascii="Roboto" w:hAnsi="Roboto"/>
        </w:rPr>
        <w:t xml:space="preserve"> a </w:t>
      </w:r>
      <w:proofErr w:type="spellStart"/>
      <w:r w:rsidRPr="00C7732D">
        <w:rPr>
          <w:rFonts w:ascii="Roboto" w:hAnsi="Roboto"/>
        </w:rPr>
        <w:t>Distinguished</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spellStart"/>
      <w:r w:rsidRPr="00C7732D">
        <w:rPr>
          <w:rFonts w:ascii="Roboto" w:hAnsi="Roboto"/>
        </w:rPr>
        <w:t>or</w:t>
      </w:r>
      <w:proofErr w:type="spellEnd"/>
      <w:r w:rsidRPr="00C7732D">
        <w:rPr>
          <w:rFonts w:ascii="Roboto" w:hAnsi="Roboto"/>
        </w:rPr>
        <w:t xml:space="preserve"> a DN.</w:t>
      </w:r>
    </w:p>
    <w:p w14:paraId="70506168" w14:textId="77777777" w:rsidR="00C7732D" w:rsidRPr="00C7732D" w:rsidRDefault="00C7732D" w:rsidP="00C7732D">
      <w:pPr>
        <w:rPr>
          <w:rFonts w:ascii="Roboto" w:hAnsi="Roboto"/>
        </w:rPr>
      </w:pPr>
      <w:proofErr w:type="spellStart"/>
      <w:r w:rsidRPr="00C7732D">
        <w:rPr>
          <w:rFonts w:ascii="Roboto" w:hAnsi="Roboto"/>
        </w:rPr>
        <w:t>There</w:t>
      </w:r>
      <w:proofErr w:type="spellEnd"/>
      <w:r w:rsidRPr="00C7732D">
        <w:rPr>
          <w:rFonts w:ascii="Roboto" w:hAnsi="Roboto"/>
        </w:rPr>
        <w:t xml:space="preserve"> are quite a </w:t>
      </w:r>
      <w:proofErr w:type="spellStart"/>
      <w:r w:rsidRPr="00C7732D">
        <w:rPr>
          <w:rFonts w:ascii="Roboto" w:hAnsi="Roboto"/>
        </w:rPr>
        <w:t>few</w:t>
      </w:r>
      <w:proofErr w:type="spellEnd"/>
      <w:r w:rsidRPr="00C7732D">
        <w:rPr>
          <w:rFonts w:ascii="Roboto" w:hAnsi="Roboto"/>
        </w:rPr>
        <w:t xml:space="preserve"> </w:t>
      </w:r>
      <w:proofErr w:type="spellStart"/>
      <w:r w:rsidRPr="00C7732D">
        <w:rPr>
          <w:rFonts w:ascii="Roboto" w:hAnsi="Roboto"/>
        </w:rPr>
        <w:t>fields</w:t>
      </w:r>
      <w:proofErr w:type="spellEnd"/>
      <w:r w:rsidRPr="00C7732D">
        <w:rPr>
          <w:rFonts w:ascii="Roboto" w:hAnsi="Roboto"/>
        </w:rPr>
        <w:t xml:space="preserve"> </w:t>
      </w:r>
      <w:proofErr w:type="spellStart"/>
      <w:r w:rsidRPr="00C7732D">
        <w:rPr>
          <w:rFonts w:ascii="Roboto" w:hAnsi="Roboto"/>
        </w:rPr>
        <w:t>but</w:t>
      </w:r>
      <w:proofErr w:type="spellEnd"/>
      <w:r w:rsidRPr="00C7732D">
        <w:rPr>
          <w:rFonts w:ascii="Roboto" w:hAnsi="Roboto"/>
        </w:rPr>
        <w:t xml:space="preserve"> </w:t>
      </w:r>
      <w:proofErr w:type="spellStart"/>
      <w:r w:rsidRPr="00C7732D">
        <w:rPr>
          <w:rFonts w:ascii="Roboto" w:hAnsi="Roboto"/>
        </w:rPr>
        <w:t>you</w:t>
      </w:r>
      <w:proofErr w:type="spellEnd"/>
      <w:r w:rsidRPr="00C7732D">
        <w:rPr>
          <w:rFonts w:ascii="Roboto" w:hAnsi="Roboto"/>
        </w:rPr>
        <w:t xml:space="preserve"> can </w:t>
      </w:r>
      <w:proofErr w:type="spellStart"/>
      <w:r w:rsidRPr="00C7732D">
        <w:rPr>
          <w:rFonts w:ascii="Roboto" w:hAnsi="Roboto"/>
        </w:rPr>
        <w:t>leave</w:t>
      </w:r>
      <w:proofErr w:type="spellEnd"/>
      <w:r w:rsidRPr="00C7732D">
        <w:rPr>
          <w:rFonts w:ascii="Roboto" w:hAnsi="Roboto"/>
        </w:rPr>
        <w:t xml:space="preserve"> </w:t>
      </w:r>
      <w:proofErr w:type="spellStart"/>
      <w:r w:rsidRPr="00C7732D">
        <w:rPr>
          <w:rFonts w:ascii="Roboto" w:hAnsi="Roboto"/>
        </w:rPr>
        <w:t>some</w:t>
      </w:r>
      <w:proofErr w:type="spellEnd"/>
      <w:r w:rsidRPr="00C7732D">
        <w:rPr>
          <w:rFonts w:ascii="Roboto" w:hAnsi="Roboto"/>
        </w:rPr>
        <w:t xml:space="preserve"> </w:t>
      </w:r>
      <w:proofErr w:type="spellStart"/>
      <w:r w:rsidRPr="00C7732D">
        <w:rPr>
          <w:rFonts w:ascii="Roboto" w:hAnsi="Roboto"/>
        </w:rPr>
        <w:t>blank</w:t>
      </w:r>
      <w:proofErr w:type="spellEnd"/>
    </w:p>
    <w:p w14:paraId="56B5B4B6" w14:textId="77777777" w:rsidR="00C7732D" w:rsidRPr="00C7732D" w:rsidRDefault="00C7732D" w:rsidP="00C7732D">
      <w:pPr>
        <w:rPr>
          <w:rFonts w:ascii="Roboto" w:hAnsi="Roboto"/>
        </w:rPr>
      </w:pPr>
      <w:proofErr w:type="spellStart"/>
      <w:r w:rsidRPr="00C7732D">
        <w:rPr>
          <w:rFonts w:ascii="Roboto" w:hAnsi="Roboto"/>
        </w:rPr>
        <w:t>For</w:t>
      </w:r>
      <w:proofErr w:type="spellEnd"/>
      <w:r w:rsidRPr="00C7732D">
        <w:rPr>
          <w:rFonts w:ascii="Roboto" w:hAnsi="Roboto"/>
        </w:rPr>
        <w:t xml:space="preserve"> </w:t>
      </w:r>
      <w:proofErr w:type="spellStart"/>
      <w:r w:rsidRPr="00C7732D">
        <w:rPr>
          <w:rFonts w:ascii="Roboto" w:hAnsi="Roboto"/>
        </w:rPr>
        <w:t>some</w:t>
      </w:r>
      <w:proofErr w:type="spellEnd"/>
      <w:r w:rsidRPr="00C7732D">
        <w:rPr>
          <w:rFonts w:ascii="Roboto" w:hAnsi="Roboto"/>
        </w:rPr>
        <w:t xml:space="preserve"> </w:t>
      </w:r>
      <w:proofErr w:type="spellStart"/>
      <w:r w:rsidRPr="00C7732D">
        <w:rPr>
          <w:rFonts w:ascii="Roboto" w:hAnsi="Roboto"/>
        </w:rPr>
        <w:t>fields</w:t>
      </w:r>
      <w:proofErr w:type="spellEnd"/>
      <w:r w:rsidRPr="00C7732D">
        <w:rPr>
          <w:rFonts w:ascii="Roboto" w:hAnsi="Roboto"/>
        </w:rPr>
        <w:t xml:space="preserve"> </w:t>
      </w:r>
      <w:proofErr w:type="spellStart"/>
      <w:r w:rsidRPr="00C7732D">
        <w:rPr>
          <w:rFonts w:ascii="Roboto" w:hAnsi="Roboto"/>
        </w:rPr>
        <w:t>there</w:t>
      </w:r>
      <w:proofErr w:type="spellEnd"/>
      <w:r w:rsidRPr="00C7732D">
        <w:rPr>
          <w:rFonts w:ascii="Roboto" w:hAnsi="Roboto"/>
        </w:rPr>
        <w:t xml:space="preserve"> </w:t>
      </w:r>
      <w:proofErr w:type="spellStart"/>
      <w:r w:rsidRPr="00C7732D">
        <w:rPr>
          <w:rFonts w:ascii="Roboto" w:hAnsi="Roboto"/>
        </w:rPr>
        <w:t>will</w:t>
      </w:r>
      <w:proofErr w:type="spellEnd"/>
      <w:r w:rsidRPr="00C7732D">
        <w:rPr>
          <w:rFonts w:ascii="Roboto" w:hAnsi="Roboto"/>
        </w:rPr>
        <w:t xml:space="preserve"> be a default </w:t>
      </w:r>
      <w:proofErr w:type="spellStart"/>
      <w:r w:rsidRPr="00C7732D">
        <w:rPr>
          <w:rFonts w:ascii="Roboto" w:hAnsi="Roboto"/>
        </w:rPr>
        <w:t>value</w:t>
      </w:r>
      <w:proofErr w:type="spellEnd"/>
      <w:r w:rsidRPr="00C7732D">
        <w:rPr>
          <w:rFonts w:ascii="Roboto" w:hAnsi="Roboto"/>
        </w:rPr>
        <w:t>,</w:t>
      </w:r>
    </w:p>
    <w:p w14:paraId="13E2938B" w14:textId="77777777" w:rsidR="00C7732D" w:rsidRPr="00C7732D" w:rsidRDefault="00C7732D" w:rsidP="00C7732D">
      <w:pPr>
        <w:rPr>
          <w:rFonts w:ascii="Roboto" w:hAnsi="Roboto"/>
        </w:rPr>
      </w:pPr>
      <w:proofErr w:type="spellStart"/>
      <w:r w:rsidRPr="00C7732D">
        <w:rPr>
          <w:rFonts w:ascii="Roboto" w:hAnsi="Roboto"/>
        </w:rPr>
        <w:t>If</w:t>
      </w:r>
      <w:proofErr w:type="spellEnd"/>
      <w:r w:rsidRPr="00C7732D">
        <w:rPr>
          <w:rFonts w:ascii="Roboto" w:hAnsi="Roboto"/>
        </w:rPr>
        <w:t xml:space="preserve"> </w:t>
      </w:r>
      <w:proofErr w:type="spellStart"/>
      <w:r w:rsidRPr="00C7732D">
        <w:rPr>
          <w:rFonts w:ascii="Roboto" w:hAnsi="Roboto"/>
        </w:rPr>
        <w:t>you</w:t>
      </w:r>
      <w:proofErr w:type="spellEnd"/>
      <w:r w:rsidRPr="00C7732D">
        <w:rPr>
          <w:rFonts w:ascii="Roboto" w:hAnsi="Roboto"/>
        </w:rPr>
        <w:t xml:space="preserve"> </w:t>
      </w:r>
      <w:proofErr w:type="spellStart"/>
      <w:r w:rsidRPr="00C7732D">
        <w:rPr>
          <w:rFonts w:ascii="Roboto" w:hAnsi="Roboto"/>
        </w:rPr>
        <w:t>enter</w:t>
      </w:r>
      <w:proofErr w:type="spellEnd"/>
      <w:r w:rsidRPr="00C7732D">
        <w:rPr>
          <w:rFonts w:ascii="Roboto" w:hAnsi="Roboto"/>
        </w:rPr>
        <w:t xml:space="preserve"> '.', </w:t>
      </w:r>
      <w:proofErr w:type="spellStart"/>
      <w:r w:rsidRPr="00C7732D">
        <w:rPr>
          <w:rFonts w:ascii="Roboto" w:hAnsi="Roboto"/>
        </w:rPr>
        <w:t>the</w:t>
      </w:r>
      <w:proofErr w:type="spellEnd"/>
      <w:r w:rsidRPr="00C7732D">
        <w:rPr>
          <w:rFonts w:ascii="Roboto" w:hAnsi="Roboto"/>
        </w:rPr>
        <w:t xml:space="preserve"> </w:t>
      </w:r>
      <w:proofErr w:type="spellStart"/>
      <w:r w:rsidRPr="00C7732D">
        <w:rPr>
          <w:rFonts w:ascii="Roboto" w:hAnsi="Roboto"/>
        </w:rPr>
        <w:t>field</w:t>
      </w:r>
      <w:proofErr w:type="spellEnd"/>
      <w:r w:rsidRPr="00C7732D">
        <w:rPr>
          <w:rFonts w:ascii="Roboto" w:hAnsi="Roboto"/>
        </w:rPr>
        <w:t xml:space="preserve"> </w:t>
      </w:r>
      <w:proofErr w:type="spellStart"/>
      <w:r w:rsidRPr="00C7732D">
        <w:rPr>
          <w:rFonts w:ascii="Roboto" w:hAnsi="Roboto"/>
        </w:rPr>
        <w:t>will</w:t>
      </w:r>
      <w:proofErr w:type="spellEnd"/>
      <w:r w:rsidRPr="00C7732D">
        <w:rPr>
          <w:rFonts w:ascii="Roboto" w:hAnsi="Roboto"/>
        </w:rPr>
        <w:t xml:space="preserve"> be </w:t>
      </w:r>
      <w:proofErr w:type="spellStart"/>
      <w:r w:rsidRPr="00C7732D">
        <w:rPr>
          <w:rFonts w:ascii="Roboto" w:hAnsi="Roboto"/>
        </w:rPr>
        <w:t>left</w:t>
      </w:r>
      <w:proofErr w:type="spellEnd"/>
      <w:r w:rsidRPr="00C7732D">
        <w:rPr>
          <w:rFonts w:ascii="Roboto" w:hAnsi="Roboto"/>
        </w:rPr>
        <w:t xml:space="preserve"> </w:t>
      </w:r>
      <w:proofErr w:type="spellStart"/>
      <w:r w:rsidRPr="00C7732D">
        <w:rPr>
          <w:rFonts w:ascii="Roboto" w:hAnsi="Roboto"/>
        </w:rPr>
        <w:t>blank</w:t>
      </w:r>
      <w:proofErr w:type="spellEnd"/>
      <w:r w:rsidRPr="00C7732D">
        <w:rPr>
          <w:rFonts w:ascii="Roboto" w:hAnsi="Roboto"/>
        </w:rPr>
        <w:t>.</w:t>
      </w:r>
    </w:p>
    <w:p w14:paraId="764304C6" w14:textId="77777777" w:rsidR="00C7732D" w:rsidRPr="00C7732D" w:rsidRDefault="00C7732D" w:rsidP="00C7732D">
      <w:pPr>
        <w:rPr>
          <w:rFonts w:ascii="Roboto" w:hAnsi="Roboto"/>
        </w:rPr>
      </w:pPr>
      <w:r w:rsidRPr="00C7732D">
        <w:rPr>
          <w:rFonts w:ascii="Roboto" w:hAnsi="Roboto"/>
        </w:rPr>
        <w:t>-----</w:t>
      </w:r>
    </w:p>
    <w:p w14:paraId="041B1280" w14:textId="77777777" w:rsidR="00C7732D" w:rsidRPr="00C7732D" w:rsidRDefault="00C7732D" w:rsidP="00C7732D">
      <w:pPr>
        <w:rPr>
          <w:rFonts w:ascii="Roboto" w:hAnsi="Roboto"/>
        </w:rPr>
      </w:pPr>
      <w:r w:rsidRPr="00C7732D">
        <w:rPr>
          <w:rFonts w:ascii="Roboto" w:hAnsi="Roboto"/>
        </w:rPr>
        <w:t xml:space="preserve">Country </w:t>
      </w:r>
      <w:proofErr w:type="spellStart"/>
      <w:r w:rsidRPr="00C7732D">
        <w:rPr>
          <w:rFonts w:ascii="Roboto" w:hAnsi="Roboto"/>
        </w:rPr>
        <w:t>Name</w:t>
      </w:r>
      <w:proofErr w:type="spellEnd"/>
      <w:r w:rsidRPr="00C7732D">
        <w:rPr>
          <w:rFonts w:ascii="Roboto" w:hAnsi="Roboto"/>
        </w:rPr>
        <w:t xml:space="preserve"> (2 </w:t>
      </w:r>
      <w:proofErr w:type="spellStart"/>
      <w:r w:rsidRPr="00C7732D">
        <w:rPr>
          <w:rFonts w:ascii="Roboto" w:hAnsi="Roboto"/>
        </w:rPr>
        <w:t>letter</w:t>
      </w:r>
      <w:proofErr w:type="spellEnd"/>
      <w:r w:rsidRPr="00C7732D">
        <w:rPr>
          <w:rFonts w:ascii="Roboto" w:hAnsi="Roboto"/>
        </w:rPr>
        <w:t xml:space="preserve"> </w:t>
      </w:r>
      <w:proofErr w:type="spellStart"/>
      <w:r w:rsidRPr="00C7732D">
        <w:rPr>
          <w:rFonts w:ascii="Roboto" w:hAnsi="Roboto"/>
        </w:rPr>
        <w:t>code</w:t>
      </w:r>
      <w:proofErr w:type="spellEnd"/>
      <w:r w:rsidRPr="00C7732D">
        <w:rPr>
          <w:rFonts w:ascii="Roboto" w:hAnsi="Roboto"/>
        </w:rPr>
        <w:t>) [AU]:</w:t>
      </w:r>
      <w:proofErr w:type="spellStart"/>
      <w:r w:rsidRPr="00C7732D">
        <w:rPr>
          <w:rFonts w:ascii="Roboto" w:hAnsi="Roboto"/>
        </w:rPr>
        <w:t>mx</w:t>
      </w:r>
      <w:proofErr w:type="spellEnd"/>
    </w:p>
    <w:p w14:paraId="1DA161A3" w14:textId="77777777" w:rsidR="00C7732D" w:rsidRPr="00C7732D" w:rsidRDefault="00C7732D" w:rsidP="00C7732D">
      <w:pPr>
        <w:rPr>
          <w:rFonts w:ascii="Roboto" w:hAnsi="Roboto"/>
        </w:rPr>
      </w:pPr>
      <w:proofErr w:type="spellStart"/>
      <w:r w:rsidRPr="00C7732D">
        <w:rPr>
          <w:rFonts w:ascii="Roboto" w:hAnsi="Roboto"/>
        </w:rPr>
        <w:t>State</w:t>
      </w:r>
      <w:proofErr w:type="spellEnd"/>
      <w:r w:rsidRPr="00C7732D">
        <w:rPr>
          <w:rFonts w:ascii="Roboto" w:hAnsi="Roboto"/>
        </w:rPr>
        <w:t xml:space="preserve"> </w:t>
      </w:r>
      <w:proofErr w:type="spellStart"/>
      <w:r w:rsidRPr="00C7732D">
        <w:rPr>
          <w:rFonts w:ascii="Roboto" w:hAnsi="Roboto"/>
        </w:rPr>
        <w:t>or</w:t>
      </w:r>
      <w:proofErr w:type="spellEnd"/>
      <w:r w:rsidRPr="00C7732D">
        <w:rPr>
          <w:rFonts w:ascii="Roboto" w:hAnsi="Roboto"/>
        </w:rPr>
        <w:t xml:space="preserve"> </w:t>
      </w:r>
      <w:proofErr w:type="spellStart"/>
      <w:r w:rsidRPr="00C7732D">
        <w:rPr>
          <w:rFonts w:ascii="Roboto" w:hAnsi="Roboto"/>
        </w:rPr>
        <w:t>Province</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(full </w:t>
      </w:r>
      <w:proofErr w:type="spellStart"/>
      <w:r w:rsidRPr="00C7732D">
        <w:rPr>
          <w:rFonts w:ascii="Roboto" w:hAnsi="Roboto"/>
        </w:rPr>
        <w:t>name</w:t>
      </w:r>
      <w:proofErr w:type="spellEnd"/>
      <w:r w:rsidRPr="00C7732D">
        <w:rPr>
          <w:rFonts w:ascii="Roboto" w:hAnsi="Roboto"/>
        </w:rPr>
        <w:t>) [</w:t>
      </w:r>
      <w:proofErr w:type="spellStart"/>
      <w:r w:rsidRPr="00C7732D">
        <w:rPr>
          <w:rFonts w:ascii="Roboto" w:hAnsi="Roboto"/>
        </w:rPr>
        <w:t>Some-State</w:t>
      </w:r>
      <w:proofErr w:type="spellEnd"/>
      <w:proofErr w:type="gramStart"/>
      <w:r w:rsidRPr="00C7732D">
        <w:rPr>
          <w:rFonts w:ascii="Roboto" w:hAnsi="Roboto"/>
        </w:rPr>
        <w:t>]:CDMX</w:t>
      </w:r>
      <w:proofErr w:type="gramEnd"/>
    </w:p>
    <w:p w14:paraId="532B7957" w14:textId="77777777" w:rsidR="00C7732D" w:rsidRPr="00C7732D" w:rsidRDefault="00C7732D" w:rsidP="00C7732D">
      <w:pPr>
        <w:rPr>
          <w:rFonts w:ascii="Roboto" w:hAnsi="Roboto"/>
        </w:rPr>
      </w:pPr>
      <w:proofErr w:type="spellStart"/>
      <w:r w:rsidRPr="00C7732D">
        <w:rPr>
          <w:rFonts w:ascii="Roboto" w:hAnsi="Roboto"/>
        </w:rPr>
        <w:t>Locality</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spellStart"/>
      <w:r w:rsidRPr="00C7732D">
        <w:rPr>
          <w:rFonts w:ascii="Roboto" w:hAnsi="Roboto"/>
        </w:rPr>
        <w:t>eg</w:t>
      </w:r>
      <w:proofErr w:type="spellEnd"/>
      <w:r w:rsidRPr="00C7732D">
        <w:rPr>
          <w:rFonts w:ascii="Roboto" w:hAnsi="Roboto"/>
        </w:rPr>
        <w:t xml:space="preserve">, </w:t>
      </w:r>
      <w:proofErr w:type="spellStart"/>
      <w:r w:rsidRPr="00C7732D">
        <w:rPr>
          <w:rFonts w:ascii="Roboto" w:hAnsi="Roboto"/>
        </w:rPr>
        <w:t>city</w:t>
      </w:r>
      <w:proofErr w:type="spellEnd"/>
      <w:r w:rsidRPr="00C7732D">
        <w:rPr>
          <w:rFonts w:ascii="Roboto" w:hAnsi="Roboto"/>
        </w:rPr>
        <w:t>) []:BJ</w:t>
      </w:r>
    </w:p>
    <w:p w14:paraId="45DAD140" w14:textId="77777777" w:rsidR="00C7732D" w:rsidRPr="00C7732D" w:rsidRDefault="00C7732D" w:rsidP="00C7732D">
      <w:pPr>
        <w:rPr>
          <w:rFonts w:ascii="Roboto" w:hAnsi="Roboto"/>
        </w:rPr>
      </w:pPr>
      <w:proofErr w:type="spellStart"/>
      <w:r w:rsidRPr="00C7732D">
        <w:rPr>
          <w:rFonts w:ascii="Roboto" w:hAnsi="Roboto"/>
        </w:rPr>
        <w:t>Organization</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spellStart"/>
      <w:r w:rsidRPr="00C7732D">
        <w:rPr>
          <w:rFonts w:ascii="Roboto" w:hAnsi="Roboto"/>
        </w:rPr>
        <w:t>eg</w:t>
      </w:r>
      <w:proofErr w:type="spellEnd"/>
      <w:r w:rsidRPr="00C7732D">
        <w:rPr>
          <w:rFonts w:ascii="Roboto" w:hAnsi="Roboto"/>
        </w:rPr>
        <w:t xml:space="preserve">, </w:t>
      </w:r>
      <w:proofErr w:type="spellStart"/>
      <w:r w:rsidRPr="00C7732D">
        <w:rPr>
          <w:rFonts w:ascii="Roboto" w:hAnsi="Roboto"/>
        </w:rPr>
        <w:t>company</w:t>
      </w:r>
      <w:proofErr w:type="spellEnd"/>
      <w:r w:rsidRPr="00C7732D">
        <w:rPr>
          <w:rFonts w:ascii="Roboto" w:hAnsi="Roboto"/>
        </w:rPr>
        <w:t xml:space="preserve">) [Internet </w:t>
      </w:r>
      <w:proofErr w:type="spellStart"/>
      <w:r w:rsidRPr="00C7732D">
        <w:rPr>
          <w:rFonts w:ascii="Roboto" w:hAnsi="Roboto"/>
        </w:rPr>
        <w:t>Widgits</w:t>
      </w:r>
      <w:proofErr w:type="spellEnd"/>
      <w:r w:rsidRPr="00C7732D">
        <w:rPr>
          <w:rFonts w:ascii="Roboto" w:hAnsi="Roboto"/>
        </w:rPr>
        <w:t xml:space="preserve"> </w:t>
      </w:r>
      <w:proofErr w:type="spellStart"/>
      <w:r w:rsidRPr="00C7732D">
        <w:rPr>
          <w:rFonts w:ascii="Roboto" w:hAnsi="Roboto"/>
        </w:rPr>
        <w:t>Pty</w:t>
      </w:r>
      <w:proofErr w:type="spellEnd"/>
      <w:r w:rsidRPr="00C7732D">
        <w:rPr>
          <w:rFonts w:ascii="Roboto" w:hAnsi="Roboto"/>
        </w:rPr>
        <w:t xml:space="preserve"> </w:t>
      </w:r>
      <w:proofErr w:type="spellStart"/>
      <w:r w:rsidRPr="00C7732D">
        <w:rPr>
          <w:rFonts w:ascii="Roboto" w:hAnsi="Roboto"/>
        </w:rPr>
        <w:t>Ltd</w:t>
      </w:r>
      <w:proofErr w:type="spellEnd"/>
      <w:proofErr w:type="gramStart"/>
      <w:r w:rsidRPr="00C7732D">
        <w:rPr>
          <w:rFonts w:ascii="Roboto" w:hAnsi="Roboto"/>
        </w:rPr>
        <w:t>]:UIN</w:t>
      </w:r>
      <w:proofErr w:type="gramEnd"/>
    </w:p>
    <w:p w14:paraId="769A6B80" w14:textId="77777777" w:rsidR="00C7732D" w:rsidRPr="00C7732D" w:rsidRDefault="00C7732D" w:rsidP="00C7732D">
      <w:pPr>
        <w:rPr>
          <w:rFonts w:ascii="Roboto" w:hAnsi="Roboto"/>
        </w:rPr>
      </w:pPr>
      <w:proofErr w:type="spellStart"/>
      <w:r w:rsidRPr="00C7732D">
        <w:rPr>
          <w:rFonts w:ascii="Roboto" w:hAnsi="Roboto"/>
        </w:rPr>
        <w:t>Organizational</w:t>
      </w:r>
      <w:proofErr w:type="spellEnd"/>
      <w:r w:rsidRPr="00C7732D">
        <w:rPr>
          <w:rFonts w:ascii="Roboto" w:hAnsi="Roboto"/>
        </w:rPr>
        <w:t xml:space="preserve"> </w:t>
      </w:r>
      <w:proofErr w:type="spellStart"/>
      <w:r w:rsidRPr="00C7732D">
        <w:rPr>
          <w:rFonts w:ascii="Roboto" w:hAnsi="Roboto"/>
        </w:rPr>
        <w:t>Unit</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spellStart"/>
      <w:r w:rsidRPr="00C7732D">
        <w:rPr>
          <w:rFonts w:ascii="Roboto" w:hAnsi="Roboto"/>
        </w:rPr>
        <w:t>eg</w:t>
      </w:r>
      <w:proofErr w:type="spellEnd"/>
      <w:r w:rsidRPr="00C7732D">
        <w:rPr>
          <w:rFonts w:ascii="Roboto" w:hAnsi="Roboto"/>
        </w:rPr>
        <w:t xml:space="preserve">, </w:t>
      </w:r>
      <w:proofErr w:type="spellStart"/>
      <w:r w:rsidRPr="00C7732D">
        <w:rPr>
          <w:rFonts w:ascii="Roboto" w:hAnsi="Roboto"/>
        </w:rPr>
        <w:t>section</w:t>
      </w:r>
      <w:proofErr w:type="spellEnd"/>
      <w:r w:rsidRPr="00C7732D">
        <w:rPr>
          <w:rFonts w:ascii="Roboto" w:hAnsi="Roboto"/>
        </w:rPr>
        <w:t>) [</w:t>
      </w:r>
      <w:proofErr w:type="gramStart"/>
      <w:r w:rsidRPr="00C7732D">
        <w:rPr>
          <w:rFonts w:ascii="Roboto" w:hAnsi="Roboto"/>
        </w:rPr>
        <w:t>]:EDUCATION</w:t>
      </w:r>
      <w:proofErr w:type="gramEnd"/>
    </w:p>
    <w:p w14:paraId="1D1AF2E1" w14:textId="77777777" w:rsidR="00C7732D" w:rsidRPr="00C7732D" w:rsidRDefault="00C7732D" w:rsidP="00C7732D">
      <w:pPr>
        <w:rPr>
          <w:rFonts w:ascii="Roboto" w:hAnsi="Roboto"/>
        </w:rPr>
      </w:pPr>
      <w:proofErr w:type="spellStart"/>
      <w:r w:rsidRPr="00C7732D">
        <w:rPr>
          <w:rFonts w:ascii="Roboto" w:hAnsi="Roboto"/>
        </w:rPr>
        <w:t>Common</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spellStart"/>
      <w:r w:rsidRPr="00C7732D">
        <w:rPr>
          <w:rFonts w:ascii="Roboto" w:hAnsi="Roboto"/>
        </w:rPr>
        <w:t>e.g</w:t>
      </w:r>
      <w:proofErr w:type="spellEnd"/>
      <w:r w:rsidRPr="00C7732D">
        <w:rPr>
          <w:rFonts w:ascii="Roboto" w:hAnsi="Roboto"/>
        </w:rPr>
        <w:t xml:space="preserve">. server FQDN </w:t>
      </w:r>
      <w:proofErr w:type="spellStart"/>
      <w:r w:rsidRPr="00C7732D">
        <w:rPr>
          <w:rFonts w:ascii="Roboto" w:hAnsi="Roboto"/>
        </w:rPr>
        <w:t>or</w:t>
      </w:r>
      <w:proofErr w:type="spellEnd"/>
      <w:r w:rsidRPr="00C7732D">
        <w:rPr>
          <w:rFonts w:ascii="Roboto" w:hAnsi="Roboto"/>
        </w:rPr>
        <w:t xml:space="preserve"> YOUR </w:t>
      </w:r>
      <w:proofErr w:type="spellStart"/>
      <w:r w:rsidRPr="00C7732D">
        <w:rPr>
          <w:rFonts w:ascii="Roboto" w:hAnsi="Roboto"/>
        </w:rPr>
        <w:t>name</w:t>
      </w:r>
      <w:proofErr w:type="spellEnd"/>
      <w:r w:rsidRPr="00C7732D">
        <w:rPr>
          <w:rFonts w:ascii="Roboto" w:hAnsi="Roboto"/>
        </w:rPr>
        <w:t>) [</w:t>
      </w:r>
      <w:proofErr w:type="gramStart"/>
      <w:r w:rsidRPr="00C7732D">
        <w:rPr>
          <w:rFonts w:ascii="Roboto" w:hAnsi="Roboto"/>
        </w:rPr>
        <w:t>]:www.uin.com</w:t>
      </w:r>
      <w:proofErr w:type="gramEnd"/>
    </w:p>
    <w:p w14:paraId="2DE47270" w14:textId="77777777" w:rsidR="00C7732D" w:rsidRPr="00C7732D" w:rsidRDefault="00C7732D" w:rsidP="00C7732D">
      <w:pPr>
        <w:rPr>
          <w:rFonts w:ascii="Roboto" w:hAnsi="Roboto"/>
        </w:rPr>
      </w:pPr>
      <w:r w:rsidRPr="00C7732D">
        <w:rPr>
          <w:rFonts w:ascii="Roboto" w:hAnsi="Roboto"/>
        </w:rPr>
        <w:t xml:space="preserve">Email </w:t>
      </w:r>
      <w:proofErr w:type="spellStart"/>
      <w:r w:rsidRPr="00C7732D">
        <w:rPr>
          <w:rFonts w:ascii="Roboto" w:hAnsi="Roboto"/>
        </w:rPr>
        <w:t>Address</w:t>
      </w:r>
      <w:proofErr w:type="spellEnd"/>
      <w:r w:rsidRPr="00C7732D">
        <w:rPr>
          <w:rFonts w:ascii="Roboto" w:hAnsi="Roboto"/>
        </w:rPr>
        <w:t xml:space="preserve"> [</w:t>
      </w:r>
      <w:proofErr w:type="gramStart"/>
      <w:r w:rsidRPr="00C7732D">
        <w:rPr>
          <w:rFonts w:ascii="Roboto" w:hAnsi="Roboto"/>
        </w:rPr>
        <w:t>]:uin@uin.com</w:t>
      </w:r>
      <w:proofErr w:type="gramEnd"/>
    </w:p>
    <w:p w14:paraId="3006FE37" w14:textId="77777777" w:rsidR="00C7732D" w:rsidRPr="00C7732D" w:rsidRDefault="00C7732D" w:rsidP="00C7732D">
      <w:pPr>
        <w:rPr>
          <w:rFonts w:ascii="Roboto" w:hAnsi="Roboto"/>
        </w:rPr>
      </w:pPr>
    </w:p>
    <w:p w14:paraId="1753616B" w14:textId="77777777" w:rsidR="00C7732D" w:rsidRPr="00C7732D" w:rsidRDefault="00C7732D" w:rsidP="00C7732D">
      <w:pPr>
        <w:rPr>
          <w:rFonts w:ascii="Roboto" w:hAnsi="Roboto"/>
        </w:rPr>
      </w:pPr>
      <w:proofErr w:type="spellStart"/>
      <w:r w:rsidRPr="00C7732D">
        <w:rPr>
          <w:rFonts w:ascii="Roboto" w:hAnsi="Roboto"/>
        </w:rPr>
        <w:t>Please</w:t>
      </w:r>
      <w:proofErr w:type="spellEnd"/>
      <w:r w:rsidRPr="00C7732D">
        <w:rPr>
          <w:rFonts w:ascii="Roboto" w:hAnsi="Roboto"/>
        </w:rPr>
        <w:t xml:space="preserve"> </w:t>
      </w:r>
      <w:proofErr w:type="spellStart"/>
      <w:r w:rsidRPr="00C7732D">
        <w:rPr>
          <w:rFonts w:ascii="Roboto" w:hAnsi="Roboto"/>
        </w:rPr>
        <w:t>enter</w:t>
      </w:r>
      <w:proofErr w:type="spellEnd"/>
      <w:r w:rsidRPr="00C7732D">
        <w:rPr>
          <w:rFonts w:ascii="Roboto" w:hAnsi="Roboto"/>
        </w:rPr>
        <w:t xml:space="preserve"> </w:t>
      </w:r>
      <w:proofErr w:type="spellStart"/>
      <w:r w:rsidRPr="00C7732D">
        <w:rPr>
          <w:rFonts w:ascii="Roboto" w:hAnsi="Roboto"/>
        </w:rPr>
        <w:t>the</w:t>
      </w:r>
      <w:proofErr w:type="spellEnd"/>
      <w:r w:rsidRPr="00C7732D">
        <w:rPr>
          <w:rFonts w:ascii="Roboto" w:hAnsi="Roboto"/>
        </w:rPr>
        <w:t xml:space="preserve"> </w:t>
      </w:r>
      <w:proofErr w:type="spellStart"/>
      <w:r w:rsidRPr="00C7732D">
        <w:rPr>
          <w:rFonts w:ascii="Roboto" w:hAnsi="Roboto"/>
        </w:rPr>
        <w:t>following</w:t>
      </w:r>
      <w:proofErr w:type="spellEnd"/>
      <w:r w:rsidRPr="00C7732D">
        <w:rPr>
          <w:rFonts w:ascii="Roboto" w:hAnsi="Roboto"/>
        </w:rPr>
        <w:t xml:space="preserve"> 'extra' </w:t>
      </w:r>
      <w:proofErr w:type="spellStart"/>
      <w:r w:rsidRPr="00C7732D">
        <w:rPr>
          <w:rFonts w:ascii="Roboto" w:hAnsi="Roboto"/>
        </w:rPr>
        <w:t>attributes</w:t>
      </w:r>
      <w:proofErr w:type="spellEnd"/>
    </w:p>
    <w:p w14:paraId="74CD0CC0" w14:textId="77777777" w:rsidR="00C7732D" w:rsidRPr="00C7732D" w:rsidRDefault="00C7732D" w:rsidP="00C7732D">
      <w:pPr>
        <w:rPr>
          <w:rFonts w:ascii="Roboto" w:hAnsi="Roboto"/>
        </w:rPr>
      </w:pPr>
      <w:proofErr w:type="spellStart"/>
      <w:r w:rsidRPr="00C7732D">
        <w:rPr>
          <w:rFonts w:ascii="Roboto" w:hAnsi="Roboto"/>
        </w:rPr>
        <w:t>to</w:t>
      </w:r>
      <w:proofErr w:type="spellEnd"/>
      <w:r w:rsidRPr="00C7732D">
        <w:rPr>
          <w:rFonts w:ascii="Roboto" w:hAnsi="Roboto"/>
        </w:rPr>
        <w:t xml:space="preserve"> be </w:t>
      </w:r>
      <w:proofErr w:type="spellStart"/>
      <w:r w:rsidRPr="00C7732D">
        <w:rPr>
          <w:rFonts w:ascii="Roboto" w:hAnsi="Roboto"/>
        </w:rPr>
        <w:t>sent</w:t>
      </w:r>
      <w:proofErr w:type="spellEnd"/>
      <w:r w:rsidRPr="00C7732D">
        <w:rPr>
          <w:rFonts w:ascii="Roboto" w:hAnsi="Roboto"/>
        </w:rPr>
        <w:t xml:space="preserve"> </w:t>
      </w:r>
      <w:proofErr w:type="spellStart"/>
      <w:r w:rsidRPr="00C7732D">
        <w:rPr>
          <w:rFonts w:ascii="Roboto" w:hAnsi="Roboto"/>
        </w:rPr>
        <w:t>with</w:t>
      </w:r>
      <w:proofErr w:type="spellEnd"/>
      <w:r w:rsidRPr="00C7732D">
        <w:rPr>
          <w:rFonts w:ascii="Roboto" w:hAnsi="Roboto"/>
        </w:rPr>
        <w:t xml:space="preserve"> </w:t>
      </w:r>
      <w:proofErr w:type="spellStart"/>
      <w:r w:rsidRPr="00C7732D">
        <w:rPr>
          <w:rFonts w:ascii="Roboto" w:hAnsi="Roboto"/>
        </w:rPr>
        <w:t>your</w:t>
      </w:r>
      <w:proofErr w:type="spellEnd"/>
      <w:r w:rsidRPr="00C7732D">
        <w:rPr>
          <w:rFonts w:ascii="Roboto" w:hAnsi="Roboto"/>
        </w:rPr>
        <w:t xml:space="preserve"> </w:t>
      </w:r>
      <w:proofErr w:type="spellStart"/>
      <w:r w:rsidRPr="00C7732D">
        <w:rPr>
          <w:rFonts w:ascii="Roboto" w:hAnsi="Roboto"/>
        </w:rPr>
        <w:t>certificate</w:t>
      </w:r>
      <w:proofErr w:type="spellEnd"/>
      <w:r w:rsidRPr="00C7732D">
        <w:rPr>
          <w:rFonts w:ascii="Roboto" w:hAnsi="Roboto"/>
        </w:rPr>
        <w:t xml:space="preserve"> </w:t>
      </w:r>
      <w:proofErr w:type="spellStart"/>
      <w:r w:rsidRPr="00C7732D">
        <w:rPr>
          <w:rFonts w:ascii="Roboto" w:hAnsi="Roboto"/>
        </w:rPr>
        <w:t>request</w:t>
      </w:r>
      <w:proofErr w:type="spellEnd"/>
    </w:p>
    <w:p w14:paraId="796F1B81" w14:textId="77777777" w:rsidR="00C7732D" w:rsidRPr="00C7732D" w:rsidRDefault="00C7732D" w:rsidP="00C7732D">
      <w:pPr>
        <w:rPr>
          <w:rFonts w:ascii="Roboto" w:hAnsi="Roboto"/>
        </w:rPr>
      </w:pPr>
      <w:r w:rsidRPr="00C7732D">
        <w:rPr>
          <w:rFonts w:ascii="Roboto" w:hAnsi="Roboto"/>
        </w:rPr>
        <w:t xml:space="preserve">A </w:t>
      </w:r>
      <w:proofErr w:type="spellStart"/>
      <w:r w:rsidRPr="00C7732D">
        <w:rPr>
          <w:rFonts w:ascii="Roboto" w:hAnsi="Roboto"/>
        </w:rPr>
        <w:t>challenge</w:t>
      </w:r>
      <w:proofErr w:type="spellEnd"/>
      <w:r w:rsidRPr="00C7732D">
        <w:rPr>
          <w:rFonts w:ascii="Roboto" w:hAnsi="Roboto"/>
        </w:rPr>
        <w:t xml:space="preserve"> </w:t>
      </w:r>
      <w:proofErr w:type="spellStart"/>
      <w:r w:rsidRPr="00C7732D">
        <w:rPr>
          <w:rFonts w:ascii="Roboto" w:hAnsi="Roboto"/>
        </w:rPr>
        <w:t>password</w:t>
      </w:r>
      <w:proofErr w:type="spellEnd"/>
      <w:r w:rsidRPr="00C7732D">
        <w:rPr>
          <w:rFonts w:ascii="Roboto" w:hAnsi="Roboto"/>
        </w:rPr>
        <w:t xml:space="preserve"> [</w:t>
      </w:r>
      <w:proofErr w:type="gramStart"/>
      <w:r w:rsidRPr="00C7732D">
        <w:rPr>
          <w:rFonts w:ascii="Roboto" w:hAnsi="Roboto"/>
        </w:rPr>
        <w:t>]:War</w:t>
      </w:r>
      <w:proofErr w:type="gramEnd"/>
      <w:r w:rsidRPr="00C7732D">
        <w:rPr>
          <w:rFonts w:ascii="Roboto" w:hAnsi="Roboto"/>
        </w:rPr>
        <w:t>034272@</w:t>
      </w:r>
    </w:p>
    <w:p w14:paraId="367F2A83" w14:textId="77777777" w:rsidR="00C7732D" w:rsidRPr="00C7732D" w:rsidRDefault="00C7732D" w:rsidP="00C7732D">
      <w:pPr>
        <w:rPr>
          <w:rFonts w:ascii="Roboto" w:hAnsi="Roboto"/>
        </w:rPr>
      </w:pPr>
      <w:proofErr w:type="spellStart"/>
      <w:r w:rsidRPr="00C7732D">
        <w:rPr>
          <w:rFonts w:ascii="Roboto" w:hAnsi="Roboto"/>
        </w:rPr>
        <w:t>An</w:t>
      </w:r>
      <w:proofErr w:type="spellEnd"/>
      <w:r w:rsidRPr="00C7732D">
        <w:rPr>
          <w:rFonts w:ascii="Roboto" w:hAnsi="Roboto"/>
        </w:rPr>
        <w:t xml:space="preserve"> </w:t>
      </w:r>
      <w:proofErr w:type="spellStart"/>
      <w:r w:rsidRPr="00C7732D">
        <w:rPr>
          <w:rFonts w:ascii="Roboto" w:hAnsi="Roboto"/>
        </w:rPr>
        <w:t>optional</w:t>
      </w:r>
      <w:proofErr w:type="spellEnd"/>
      <w:r w:rsidRPr="00C7732D">
        <w:rPr>
          <w:rFonts w:ascii="Roboto" w:hAnsi="Roboto"/>
        </w:rPr>
        <w:t xml:space="preserve"> </w:t>
      </w:r>
      <w:proofErr w:type="spellStart"/>
      <w:r w:rsidRPr="00C7732D">
        <w:rPr>
          <w:rFonts w:ascii="Roboto" w:hAnsi="Roboto"/>
        </w:rPr>
        <w:t>company</w:t>
      </w:r>
      <w:proofErr w:type="spellEnd"/>
      <w:r w:rsidRPr="00C7732D">
        <w:rPr>
          <w:rFonts w:ascii="Roboto" w:hAnsi="Roboto"/>
        </w:rPr>
        <w:t xml:space="preserve"> </w:t>
      </w:r>
      <w:proofErr w:type="spellStart"/>
      <w:r w:rsidRPr="00C7732D">
        <w:rPr>
          <w:rFonts w:ascii="Roboto" w:hAnsi="Roboto"/>
        </w:rPr>
        <w:t>name</w:t>
      </w:r>
      <w:proofErr w:type="spellEnd"/>
      <w:r w:rsidRPr="00C7732D">
        <w:rPr>
          <w:rFonts w:ascii="Roboto" w:hAnsi="Roboto"/>
        </w:rPr>
        <w:t xml:space="preserve"> [</w:t>
      </w:r>
      <w:proofErr w:type="gramStart"/>
      <w:r w:rsidRPr="00C7732D">
        <w:rPr>
          <w:rFonts w:ascii="Roboto" w:hAnsi="Roboto"/>
        </w:rPr>
        <w:t>]:War</w:t>
      </w:r>
      <w:proofErr w:type="gramEnd"/>
      <w:r w:rsidRPr="00C7732D">
        <w:rPr>
          <w:rFonts w:ascii="Roboto" w:hAnsi="Roboto"/>
        </w:rPr>
        <w:t>034272@</w:t>
      </w:r>
    </w:p>
    <w:p w14:paraId="478EA6CD" w14:textId="77777777" w:rsidR="00C7732D" w:rsidRPr="00C7732D" w:rsidRDefault="00C7732D" w:rsidP="00C7732D">
      <w:pPr>
        <w:rPr>
          <w:rFonts w:ascii="Roboto" w:hAnsi="Roboto"/>
        </w:rPr>
      </w:pPr>
    </w:p>
    <w:p w14:paraId="46A1DDB0" w14:textId="77777777" w:rsidR="00C7732D" w:rsidRPr="00C7732D" w:rsidRDefault="00C7732D" w:rsidP="00C7732D">
      <w:pPr>
        <w:rPr>
          <w:rFonts w:ascii="Roboto" w:hAnsi="Roboto"/>
        </w:rPr>
      </w:pPr>
      <w:r w:rsidRPr="00C7732D">
        <w:rPr>
          <w:rFonts w:ascii="Roboto" w:hAnsi="Roboto"/>
        </w:rPr>
        <w:t>C:\OpenSSL-Win64\bin\certificados\x509&gt;dir</w:t>
      </w:r>
    </w:p>
    <w:p w14:paraId="4AC29343" w14:textId="77777777" w:rsidR="00C7732D" w:rsidRPr="00C7732D" w:rsidRDefault="00C7732D" w:rsidP="00C7732D">
      <w:pPr>
        <w:rPr>
          <w:rFonts w:ascii="Roboto" w:hAnsi="Roboto"/>
        </w:rPr>
      </w:pPr>
      <w:r w:rsidRPr="00C7732D">
        <w:rPr>
          <w:rFonts w:ascii="Roboto" w:hAnsi="Roboto"/>
        </w:rPr>
        <w:t xml:space="preserve"> El volumen de la unidad C no tiene etiqueta.</w:t>
      </w:r>
    </w:p>
    <w:p w14:paraId="25984184" w14:textId="77777777" w:rsidR="00C7732D" w:rsidRPr="00C7732D" w:rsidRDefault="00C7732D" w:rsidP="00C7732D">
      <w:pPr>
        <w:rPr>
          <w:rFonts w:ascii="Roboto" w:hAnsi="Roboto"/>
        </w:rPr>
      </w:pPr>
      <w:r w:rsidRPr="00C7732D">
        <w:rPr>
          <w:rFonts w:ascii="Roboto" w:hAnsi="Roboto"/>
        </w:rPr>
        <w:t xml:space="preserve"> El número de serie del volumen es: 3A17-36D2</w:t>
      </w:r>
    </w:p>
    <w:p w14:paraId="5D162610" w14:textId="77777777" w:rsidR="00C7732D" w:rsidRPr="00C7732D" w:rsidRDefault="00C7732D" w:rsidP="00C7732D">
      <w:pPr>
        <w:rPr>
          <w:rFonts w:ascii="Roboto" w:hAnsi="Roboto"/>
        </w:rPr>
      </w:pPr>
    </w:p>
    <w:p w14:paraId="35BF2E19" w14:textId="77777777" w:rsidR="00C7732D" w:rsidRPr="00C7732D" w:rsidRDefault="00C7732D" w:rsidP="00C7732D">
      <w:pPr>
        <w:rPr>
          <w:rFonts w:ascii="Roboto" w:hAnsi="Roboto"/>
        </w:rPr>
      </w:pPr>
      <w:r w:rsidRPr="00C7732D">
        <w:rPr>
          <w:rFonts w:ascii="Roboto" w:hAnsi="Roboto"/>
        </w:rPr>
        <w:t xml:space="preserve"> Directorio de C:\OpenSSL-Win64\bin\certificados\x509</w:t>
      </w:r>
    </w:p>
    <w:p w14:paraId="02583959" w14:textId="77777777" w:rsidR="00C7732D" w:rsidRPr="00C7732D" w:rsidRDefault="00C7732D" w:rsidP="00C7732D">
      <w:pPr>
        <w:rPr>
          <w:rFonts w:ascii="Roboto" w:hAnsi="Roboto"/>
        </w:rPr>
      </w:pPr>
    </w:p>
    <w:p w14:paraId="0D9CAAA8"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4E4B9FA9"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463902D1"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w:t>
      </w:r>
      <w:proofErr w:type="gramStart"/>
      <w:r w:rsidRPr="00C7732D">
        <w:rPr>
          <w:rFonts w:ascii="Roboto" w:hAnsi="Roboto"/>
        </w:rPr>
        <w:t>1,024 .</w:t>
      </w:r>
      <w:proofErr w:type="spellStart"/>
      <w:r w:rsidRPr="00C7732D">
        <w:rPr>
          <w:rFonts w:ascii="Roboto" w:hAnsi="Roboto"/>
        </w:rPr>
        <w:t>rnd</w:t>
      </w:r>
      <w:proofErr w:type="spellEnd"/>
      <w:proofErr w:type="gramEnd"/>
    </w:p>
    <w:p w14:paraId="142DDF66"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766 </w:t>
      </w:r>
      <w:proofErr w:type="spellStart"/>
      <w:r w:rsidRPr="00C7732D">
        <w:rPr>
          <w:rFonts w:ascii="Roboto" w:hAnsi="Roboto"/>
        </w:rPr>
        <w:t>csr.pem</w:t>
      </w:r>
      <w:proofErr w:type="spellEnd"/>
    </w:p>
    <w:p w14:paraId="3EE00CDE"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10:10</w:t>
      </w:r>
      <w:proofErr w:type="gramEnd"/>
      <w:r w:rsidRPr="00C7732D">
        <w:rPr>
          <w:rFonts w:ascii="Roboto" w:hAnsi="Roboto"/>
        </w:rPr>
        <w:t xml:space="preserve"> a. m.               932 </w:t>
      </w:r>
      <w:proofErr w:type="spellStart"/>
      <w:r w:rsidRPr="00C7732D">
        <w:rPr>
          <w:rFonts w:ascii="Roboto" w:hAnsi="Roboto"/>
        </w:rPr>
        <w:t>privatekey.pem</w:t>
      </w:r>
      <w:proofErr w:type="spellEnd"/>
    </w:p>
    <w:p w14:paraId="345A7F0F" w14:textId="77777777" w:rsidR="00C7732D" w:rsidRPr="00C7732D" w:rsidRDefault="00C7732D" w:rsidP="00C7732D">
      <w:pPr>
        <w:rPr>
          <w:rFonts w:ascii="Roboto" w:hAnsi="Roboto"/>
        </w:rPr>
      </w:pPr>
      <w:r w:rsidRPr="00C7732D">
        <w:rPr>
          <w:rFonts w:ascii="Roboto" w:hAnsi="Roboto"/>
        </w:rPr>
        <w:lastRenderedPageBreak/>
        <w:t xml:space="preserve">               3 archivos          2,722 bytes</w:t>
      </w:r>
    </w:p>
    <w:p w14:paraId="0EC93732" w14:textId="77777777" w:rsidR="00C7732D" w:rsidRPr="00C7732D" w:rsidRDefault="00C7732D" w:rsidP="00C7732D">
      <w:pPr>
        <w:rPr>
          <w:rFonts w:ascii="Roboto" w:hAnsi="Roboto"/>
        </w:rPr>
      </w:pPr>
      <w:r w:rsidRPr="00C7732D">
        <w:rPr>
          <w:rFonts w:ascii="Roboto" w:hAnsi="Roboto"/>
        </w:rPr>
        <w:t xml:space="preserve">               2 </w:t>
      </w:r>
      <w:proofErr w:type="spellStart"/>
      <w:proofErr w:type="gramStart"/>
      <w:r w:rsidRPr="00C7732D">
        <w:rPr>
          <w:rFonts w:ascii="Roboto" w:hAnsi="Roboto"/>
        </w:rPr>
        <w:t>dirs</w:t>
      </w:r>
      <w:proofErr w:type="spellEnd"/>
      <w:r w:rsidRPr="00C7732D">
        <w:rPr>
          <w:rFonts w:ascii="Roboto" w:hAnsi="Roboto"/>
        </w:rPr>
        <w:t xml:space="preserve">  45,932,564,480</w:t>
      </w:r>
      <w:proofErr w:type="gramEnd"/>
      <w:r w:rsidRPr="00C7732D">
        <w:rPr>
          <w:rFonts w:ascii="Roboto" w:hAnsi="Roboto"/>
        </w:rPr>
        <w:t xml:space="preserve"> bytes libres</w:t>
      </w:r>
    </w:p>
    <w:p w14:paraId="58573D59" w14:textId="77777777" w:rsidR="00C7732D" w:rsidRPr="00C7732D" w:rsidRDefault="00C7732D" w:rsidP="00C7732D">
      <w:pPr>
        <w:rPr>
          <w:rFonts w:ascii="Roboto" w:hAnsi="Roboto"/>
        </w:rPr>
      </w:pPr>
    </w:p>
    <w:p w14:paraId="25D9646A" w14:textId="77777777" w:rsidR="00C7732D" w:rsidRPr="00C7732D" w:rsidRDefault="00C7732D" w:rsidP="00C7732D">
      <w:pPr>
        <w:rPr>
          <w:rFonts w:ascii="Roboto" w:hAnsi="Roboto"/>
        </w:rPr>
      </w:pPr>
      <w:r w:rsidRPr="00C7732D">
        <w:rPr>
          <w:rFonts w:ascii="Roboto" w:hAnsi="Roboto"/>
        </w:rPr>
        <w:t>C:\OpenSSL-Win64\bin\certificados\x509&gt;OpenSSl x509 -</w:t>
      </w:r>
      <w:proofErr w:type="spellStart"/>
      <w:r w:rsidRPr="00C7732D">
        <w:rPr>
          <w:rFonts w:ascii="Roboto" w:hAnsi="Roboto"/>
        </w:rPr>
        <w:t>req</w:t>
      </w:r>
      <w:proofErr w:type="spellEnd"/>
      <w:r w:rsidRPr="00C7732D">
        <w:rPr>
          <w:rFonts w:ascii="Roboto" w:hAnsi="Roboto"/>
        </w:rPr>
        <w:t xml:space="preserve"> -</w:t>
      </w:r>
      <w:proofErr w:type="spellStart"/>
      <w:r w:rsidRPr="00C7732D">
        <w:rPr>
          <w:rFonts w:ascii="Roboto" w:hAnsi="Roboto"/>
        </w:rPr>
        <w:t>days</w:t>
      </w:r>
      <w:proofErr w:type="spellEnd"/>
      <w:r w:rsidRPr="00C7732D">
        <w:rPr>
          <w:rFonts w:ascii="Roboto" w:hAnsi="Roboto"/>
        </w:rPr>
        <w:t xml:space="preserve"> 365 -</w:t>
      </w:r>
      <w:proofErr w:type="gramStart"/>
      <w:r w:rsidRPr="00C7732D">
        <w:rPr>
          <w:rFonts w:ascii="Roboto" w:hAnsi="Roboto"/>
        </w:rPr>
        <w:t xml:space="preserve">in  </w:t>
      </w:r>
      <w:proofErr w:type="spellStart"/>
      <w:r w:rsidRPr="00C7732D">
        <w:rPr>
          <w:rFonts w:ascii="Roboto" w:hAnsi="Roboto"/>
        </w:rPr>
        <w:t>csr.pem</w:t>
      </w:r>
      <w:proofErr w:type="spellEnd"/>
      <w:proofErr w:type="gramEnd"/>
      <w:r w:rsidRPr="00C7732D">
        <w:rPr>
          <w:rFonts w:ascii="Roboto" w:hAnsi="Roboto"/>
        </w:rPr>
        <w:t xml:space="preserve"> -</w:t>
      </w:r>
      <w:proofErr w:type="spellStart"/>
      <w:r w:rsidRPr="00C7732D">
        <w:rPr>
          <w:rFonts w:ascii="Roboto" w:hAnsi="Roboto"/>
        </w:rPr>
        <w:t>signkey</w:t>
      </w:r>
      <w:proofErr w:type="spellEnd"/>
      <w:r w:rsidRPr="00C7732D">
        <w:rPr>
          <w:rFonts w:ascii="Roboto" w:hAnsi="Roboto"/>
        </w:rPr>
        <w:t xml:space="preserve"> </w:t>
      </w:r>
      <w:proofErr w:type="spellStart"/>
      <w:r w:rsidRPr="00C7732D">
        <w:rPr>
          <w:rFonts w:ascii="Roboto" w:hAnsi="Roboto"/>
        </w:rPr>
        <w:t>privatekey.pem</w:t>
      </w:r>
      <w:proofErr w:type="spellEnd"/>
      <w:r w:rsidRPr="00C7732D">
        <w:rPr>
          <w:rFonts w:ascii="Roboto" w:hAnsi="Roboto"/>
        </w:rPr>
        <w:t xml:space="preserve"> -</w:t>
      </w:r>
      <w:proofErr w:type="spellStart"/>
      <w:r w:rsidRPr="00C7732D">
        <w:rPr>
          <w:rFonts w:ascii="Roboto" w:hAnsi="Roboto"/>
        </w:rPr>
        <w:t>out</w:t>
      </w:r>
      <w:proofErr w:type="spellEnd"/>
      <w:r w:rsidRPr="00C7732D">
        <w:rPr>
          <w:rFonts w:ascii="Roboto" w:hAnsi="Roboto"/>
        </w:rPr>
        <w:t xml:space="preserve"> </w:t>
      </w:r>
      <w:proofErr w:type="spellStart"/>
      <w:r w:rsidRPr="00C7732D">
        <w:rPr>
          <w:rFonts w:ascii="Roboto" w:hAnsi="Roboto"/>
        </w:rPr>
        <w:t>public</w:t>
      </w:r>
      <w:proofErr w:type="spellEnd"/>
      <w:r w:rsidRPr="00C7732D">
        <w:rPr>
          <w:rFonts w:ascii="Roboto" w:hAnsi="Roboto"/>
        </w:rPr>
        <w:t xml:space="preserve"> .</w:t>
      </w:r>
      <w:proofErr w:type="spellStart"/>
      <w:r w:rsidRPr="00C7732D">
        <w:rPr>
          <w:rFonts w:ascii="Roboto" w:hAnsi="Roboto"/>
        </w:rPr>
        <w:t>crt</w:t>
      </w:r>
      <w:proofErr w:type="spellEnd"/>
    </w:p>
    <w:p w14:paraId="1FEDEB42" w14:textId="77777777" w:rsidR="00C7732D" w:rsidRPr="00C7732D" w:rsidRDefault="00C7732D" w:rsidP="00C7732D">
      <w:pPr>
        <w:rPr>
          <w:rFonts w:ascii="Roboto" w:hAnsi="Roboto"/>
        </w:rPr>
      </w:pPr>
      <w:r w:rsidRPr="00C7732D">
        <w:rPr>
          <w:rFonts w:ascii="Roboto" w:hAnsi="Roboto"/>
        </w:rPr>
        <w:t xml:space="preserve">x509: Extra </w:t>
      </w:r>
      <w:proofErr w:type="spellStart"/>
      <w:r w:rsidRPr="00C7732D">
        <w:rPr>
          <w:rFonts w:ascii="Roboto" w:hAnsi="Roboto"/>
        </w:rPr>
        <w:t>option</w:t>
      </w:r>
      <w:proofErr w:type="spellEnd"/>
      <w:r w:rsidRPr="00C7732D">
        <w:rPr>
          <w:rFonts w:ascii="Roboto" w:hAnsi="Roboto"/>
        </w:rPr>
        <w:t>: ".</w:t>
      </w:r>
      <w:proofErr w:type="spellStart"/>
      <w:r w:rsidRPr="00C7732D">
        <w:rPr>
          <w:rFonts w:ascii="Roboto" w:hAnsi="Roboto"/>
        </w:rPr>
        <w:t>crt</w:t>
      </w:r>
      <w:proofErr w:type="spellEnd"/>
      <w:r w:rsidRPr="00C7732D">
        <w:rPr>
          <w:rFonts w:ascii="Roboto" w:hAnsi="Roboto"/>
        </w:rPr>
        <w:t>"</w:t>
      </w:r>
    </w:p>
    <w:p w14:paraId="05671806" w14:textId="77777777" w:rsidR="00C7732D" w:rsidRPr="00C7732D" w:rsidRDefault="00C7732D" w:rsidP="00C7732D">
      <w:pPr>
        <w:rPr>
          <w:rFonts w:ascii="Roboto" w:hAnsi="Roboto"/>
        </w:rPr>
      </w:pPr>
      <w:r w:rsidRPr="00C7732D">
        <w:rPr>
          <w:rFonts w:ascii="Roboto" w:hAnsi="Roboto"/>
        </w:rPr>
        <w:t>x509: Use -</w:t>
      </w:r>
      <w:proofErr w:type="spellStart"/>
      <w:r w:rsidRPr="00C7732D">
        <w:rPr>
          <w:rFonts w:ascii="Roboto" w:hAnsi="Roboto"/>
        </w:rPr>
        <w:t>help</w:t>
      </w:r>
      <w:proofErr w:type="spellEnd"/>
      <w:r w:rsidRPr="00C7732D">
        <w:rPr>
          <w:rFonts w:ascii="Roboto" w:hAnsi="Roboto"/>
        </w:rPr>
        <w:t xml:space="preserve"> </w:t>
      </w:r>
      <w:proofErr w:type="spellStart"/>
      <w:r w:rsidRPr="00C7732D">
        <w:rPr>
          <w:rFonts w:ascii="Roboto" w:hAnsi="Roboto"/>
        </w:rPr>
        <w:t>for</w:t>
      </w:r>
      <w:proofErr w:type="spellEnd"/>
      <w:r w:rsidRPr="00C7732D">
        <w:rPr>
          <w:rFonts w:ascii="Roboto" w:hAnsi="Roboto"/>
        </w:rPr>
        <w:t xml:space="preserve"> </w:t>
      </w:r>
      <w:proofErr w:type="spellStart"/>
      <w:r w:rsidRPr="00C7732D">
        <w:rPr>
          <w:rFonts w:ascii="Roboto" w:hAnsi="Roboto"/>
        </w:rPr>
        <w:t>summary</w:t>
      </w:r>
      <w:proofErr w:type="spellEnd"/>
      <w:r w:rsidRPr="00C7732D">
        <w:rPr>
          <w:rFonts w:ascii="Roboto" w:hAnsi="Roboto"/>
        </w:rPr>
        <w:t>.</w:t>
      </w:r>
    </w:p>
    <w:p w14:paraId="5F1157DF" w14:textId="77777777" w:rsidR="00C7732D" w:rsidRPr="00C7732D" w:rsidRDefault="00C7732D" w:rsidP="00C7732D">
      <w:pPr>
        <w:rPr>
          <w:rFonts w:ascii="Roboto" w:hAnsi="Roboto"/>
        </w:rPr>
      </w:pPr>
    </w:p>
    <w:p w14:paraId="376500F8" w14:textId="77777777" w:rsidR="00C7732D" w:rsidRPr="00C7732D" w:rsidRDefault="00C7732D" w:rsidP="00C7732D">
      <w:pPr>
        <w:rPr>
          <w:rFonts w:ascii="Roboto" w:hAnsi="Roboto"/>
        </w:rPr>
      </w:pPr>
      <w:r w:rsidRPr="00C7732D">
        <w:rPr>
          <w:rFonts w:ascii="Roboto" w:hAnsi="Roboto"/>
        </w:rPr>
        <w:t>C:\OpenSSL-Win64\bin\certificados\x509&gt;dir</w:t>
      </w:r>
    </w:p>
    <w:p w14:paraId="38E306B5" w14:textId="77777777" w:rsidR="00C7732D" w:rsidRPr="00C7732D" w:rsidRDefault="00C7732D" w:rsidP="00C7732D">
      <w:pPr>
        <w:rPr>
          <w:rFonts w:ascii="Roboto" w:hAnsi="Roboto"/>
        </w:rPr>
      </w:pPr>
      <w:r w:rsidRPr="00C7732D">
        <w:rPr>
          <w:rFonts w:ascii="Roboto" w:hAnsi="Roboto"/>
        </w:rPr>
        <w:t xml:space="preserve"> El volumen de la unidad C no tiene etiqueta.</w:t>
      </w:r>
    </w:p>
    <w:p w14:paraId="788514B5" w14:textId="77777777" w:rsidR="00C7732D" w:rsidRPr="00C7732D" w:rsidRDefault="00C7732D" w:rsidP="00C7732D">
      <w:pPr>
        <w:rPr>
          <w:rFonts w:ascii="Roboto" w:hAnsi="Roboto"/>
        </w:rPr>
      </w:pPr>
      <w:r w:rsidRPr="00C7732D">
        <w:rPr>
          <w:rFonts w:ascii="Roboto" w:hAnsi="Roboto"/>
        </w:rPr>
        <w:t xml:space="preserve"> El número de serie del volumen es: 3A17-36D2</w:t>
      </w:r>
    </w:p>
    <w:p w14:paraId="2478647C" w14:textId="77777777" w:rsidR="00C7732D" w:rsidRPr="00C7732D" w:rsidRDefault="00C7732D" w:rsidP="00C7732D">
      <w:pPr>
        <w:rPr>
          <w:rFonts w:ascii="Roboto" w:hAnsi="Roboto"/>
        </w:rPr>
      </w:pPr>
    </w:p>
    <w:p w14:paraId="39B39EEC" w14:textId="77777777" w:rsidR="00C7732D" w:rsidRPr="00C7732D" w:rsidRDefault="00C7732D" w:rsidP="00C7732D">
      <w:pPr>
        <w:rPr>
          <w:rFonts w:ascii="Roboto" w:hAnsi="Roboto"/>
        </w:rPr>
      </w:pPr>
      <w:r w:rsidRPr="00C7732D">
        <w:rPr>
          <w:rFonts w:ascii="Roboto" w:hAnsi="Roboto"/>
        </w:rPr>
        <w:t xml:space="preserve"> Directorio de C:\OpenSSL-Win64\bin\certificados\x509</w:t>
      </w:r>
    </w:p>
    <w:p w14:paraId="3AE48E37" w14:textId="77777777" w:rsidR="00C7732D" w:rsidRPr="00C7732D" w:rsidRDefault="00C7732D" w:rsidP="00C7732D">
      <w:pPr>
        <w:rPr>
          <w:rFonts w:ascii="Roboto" w:hAnsi="Roboto"/>
        </w:rPr>
      </w:pPr>
    </w:p>
    <w:p w14:paraId="6D309C95"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7CF400B4"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37CBEDE8"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w:t>
      </w:r>
      <w:proofErr w:type="gramStart"/>
      <w:r w:rsidRPr="00C7732D">
        <w:rPr>
          <w:rFonts w:ascii="Roboto" w:hAnsi="Roboto"/>
        </w:rPr>
        <w:t>1,024 .</w:t>
      </w:r>
      <w:proofErr w:type="spellStart"/>
      <w:r w:rsidRPr="00C7732D">
        <w:rPr>
          <w:rFonts w:ascii="Roboto" w:hAnsi="Roboto"/>
        </w:rPr>
        <w:t>rnd</w:t>
      </w:r>
      <w:proofErr w:type="spellEnd"/>
      <w:proofErr w:type="gramEnd"/>
    </w:p>
    <w:p w14:paraId="2572A224"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766 </w:t>
      </w:r>
      <w:proofErr w:type="spellStart"/>
      <w:r w:rsidRPr="00C7732D">
        <w:rPr>
          <w:rFonts w:ascii="Roboto" w:hAnsi="Roboto"/>
        </w:rPr>
        <w:t>csr.pem</w:t>
      </w:r>
      <w:proofErr w:type="spellEnd"/>
    </w:p>
    <w:p w14:paraId="39C31625"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10:10</w:t>
      </w:r>
      <w:proofErr w:type="gramEnd"/>
      <w:r w:rsidRPr="00C7732D">
        <w:rPr>
          <w:rFonts w:ascii="Roboto" w:hAnsi="Roboto"/>
        </w:rPr>
        <w:t xml:space="preserve"> a. m.               932 </w:t>
      </w:r>
      <w:proofErr w:type="spellStart"/>
      <w:r w:rsidRPr="00C7732D">
        <w:rPr>
          <w:rFonts w:ascii="Roboto" w:hAnsi="Roboto"/>
        </w:rPr>
        <w:t>privatekey.pem</w:t>
      </w:r>
      <w:proofErr w:type="spellEnd"/>
    </w:p>
    <w:p w14:paraId="0C3565D5" w14:textId="77777777" w:rsidR="00C7732D" w:rsidRPr="00C7732D" w:rsidRDefault="00C7732D" w:rsidP="00C7732D">
      <w:pPr>
        <w:rPr>
          <w:rFonts w:ascii="Roboto" w:hAnsi="Roboto"/>
        </w:rPr>
      </w:pPr>
      <w:r w:rsidRPr="00C7732D">
        <w:rPr>
          <w:rFonts w:ascii="Roboto" w:hAnsi="Roboto"/>
        </w:rPr>
        <w:t xml:space="preserve">               3 archivos          2,722 bytes</w:t>
      </w:r>
    </w:p>
    <w:p w14:paraId="77904E6E" w14:textId="77777777" w:rsidR="00C7732D" w:rsidRPr="00C7732D" w:rsidRDefault="00C7732D" w:rsidP="00C7732D">
      <w:pPr>
        <w:rPr>
          <w:rFonts w:ascii="Roboto" w:hAnsi="Roboto"/>
        </w:rPr>
      </w:pPr>
      <w:r w:rsidRPr="00C7732D">
        <w:rPr>
          <w:rFonts w:ascii="Roboto" w:hAnsi="Roboto"/>
        </w:rPr>
        <w:t xml:space="preserve">               2 </w:t>
      </w:r>
      <w:proofErr w:type="spellStart"/>
      <w:proofErr w:type="gramStart"/>
      <w:r w:rsidRPr="00C7732D">
        <w:rPr>
          <w:rFonts w:ascii="Roboto" w:hAnsi="Roboto"/>
        </w:rPr>
        <w:t>dirs</w:t>
      </w:r>
      <w:proofErr w:type="spellEnd"/>
      <w:r w:rsidRPr="00C7732D">
        <w:rPr>
          <w:rFonts w:ascii="Roboto" w:hAnsi="Roboto"/>
        </w:rPr>
        <w:t xml:space="preserve">  45,939,888,128</w:t>
      </w:r>
      <w:proofErr w:type="gramEnd"/>
      <w:r w:rsidRPr="00C7732D">
        <w:rPr>
          <w:rFonts w:ascii="Roboto" w:hAnsi="Roboto"/>
        </w:rPr>
        <w:t xml:space="preserve"> bytes libres</w:t>
      </w:r>
    </w:p>
    <w:p w14:paraId="761DB8AF" w14:textId="77777777" w:rsidR="00C7732D" w:rsidRPr="00C7732D" w:rsidRDefault="00C7732D" w:rsidP="00C7732D">
      <w:pPr>
        <w:rPr>
          <w:rFonts w:ascii="Roboto" w:hAnsi="Roboto"/>
        </w:rPr>
      </w:pPr>
    </w:p>
    <w:p w14:paraId="6D4312F9" w14:textId="77777777" w:rsidR="00C7732D" w:rsidRPr="00C7732D" w:rsidRDefault="00C7732D" w:rsidP="00C7732D">
      <w:pPr>
        <w:rPr>
          <w:rFonts w:ascii="Roboto" w:hAnsi="Roboto"/>
        </w:rPr>
      </w:pPr>
      <w:r w:rsidRPr="00C7732D">
        <w:rPr>
          <w:rFonts w:ascii="Roboto" w:hAnsi="Roboto"/>
        </w:rPr>
        <w:t>C:\OpenSSL-Win64\bin\certificados\x509&gt;OpenSSl x509 -</w:t>
      </w:r>
      <w:proofErr w:type="spellStart"/>
      <w:r w:rsidRPr="00C7732D">
        <w:rPr>
          <w:rFonts w:ascii="Roboto" w:hAnsi="Roboto"/>
        </w:rPr>
        <w:t>req</w:t>
      </w:r>
      <w:proofErr w:type="spellEnd"/>
      <w:r w:rsidRPr="00C7732D">
        <w:rPr>
          <w:rFonts w:ascii="Roboto" w:hAnsi="Roboto"/>
        </w:rPr>
        <w:t xml:space="preserve"> -</w:t>
      </w:r>
      <w:proofErr w:type="spellStart"/>
      <w:r w:rsidRPr="00C7732D">
        <w:rPr>
          <w:rFonts w:ascii="Roboto" w:hAnsi="Roboto"/>
        </w:rPr>
        <w:t>days</w:t>
      </w:r>
      <w:proofErr w:type="spellEnd"/>
      <w:r w:rsidRPr="00C7732D">
        <w:rPr>
          <w:rFonts w:ascii="Roboto" w:hAnsi="Roboto"/>
        </w:rPr>
        <w:t xml:space="preserve"> 365 -</w:t>
      </w:r>
      <w:proofErr w:type="gramStart"/>
      <w:r w:rsidRPr="00C7732D">
        <w:rPr>
          <w:rFonts w:ascii="Roboto" w:hAnsi="Roboto"/>
        </w:rPr>
        <w:t xml:space="preserve">in  </w:t>
      </w:r>
      <w:proofErr w:type="spellStart"/>
      <w:r w:rsidRPr="00C7732D">
        <w:rPr>
          <w:rFonts w:ascii="Roboto" w:hAnsi="Roboto"/>
        </w:rPr>
        <w:t>csr.pem</w:t>
      </w:r>
      <w:proofErr w:type="spellEnd"/>
      <w:proofErr w:type="gramEnd"/>
      <w:r w:rsidRPr="00C7732D">
        <w:rPr>
          <w:rFonts w:ascii="Roboto" w:hAnsi="Roboto"/>
        </w:rPr>
        <w:t xml:space="preserve"> -</w:t>
      </w:r>
      <w:proofErr w:type="spellStart"/>
      <w:r w:rsidRPr="00C7732D">
        <w:rPr>
          <w:rFonts w:ascii="Roboto" w:hAnsi="Roboto"/>
        </w:rPr>
        <w:t>signkey</w:t>
      </w:r>
      <w:proofErr w:type="spellEnd"/>
      <w:r w:rsidRPr="00C7732D">
        <w:rPr>
          <w:rFonts w:ascii="Roboto" w:hAnsi="Roboto"/>
        </w:rPr>
        <w:t xml:space="preserve"> </w:t>
      </w:r>
      <w:proofErr w:type="spellStart"/>
      <w:r w:rsidRPr="00C7732D">
        <w:rPr>
          <w:rFonts w:ascii="Roboto" w:hAnsi="Roboto"/>
        </w:rPr>
        <w:t>privatekey.pem</w:t>
      </w:r>
      <w:proofErr w:type="spellEnd"/>
      <w:r w:rsidRPr="00C7732D">
        <w:rPr>
          <w:rFonts w:ascii="Roboto" w:hAnsi="Roboto"/>
        </w:rPr>
        <w:t xml:space="preserve"> -</w:t>
      </w:r>
      <w:proofErr w:type="spellStart"/>
      <w:r w:rsidRPr="00C7732D">
        <w:rPr>
          <w:rFonts w:ascii="Roboto" w:hAnsi="Roboto"/>
        </w:rPr>
        <w:t>out</w:t>
      </w:r>
      <w:proofErr w:type="spellEnd"/>
      <w:r w:rsidRPr="00C7732D">
        <w:rPr>
          <w:rFonts w:ascii="Roboto" w:hAnsi="Roboto"/>
        </w:rPr>
        <w:t xml:space="preserve"> public.crt</w:t>
      </w:r>
    </w:p>
    <w:p w14:paraId="413BCEF9" w14:textId="77777777" w:rsidR="00C7732D" w:rsidRPr="00C7732D" w:rsidRDefault="00C7732D" w:rsidP="00C7732D">
      <w:pPr>
        <w:rPr>
          <w:rFonts w:ascii="Roboto" w:hAnsi="Roboto"/>
        </w:rPr>
      </w:pPr>
      <w:proofErr w:type="spellStart"/>
      <w:r w:rsidRPr="00C7732D">
        <w:rPr>
          <w:rFonts w:ascii="Roboto" w:hAnsi="Roboto"/>
        </w:rPr>
        <w:t>Certificate</w:t>
      </w:r>
      <w:proofErr w:type="spellEnd"/>
      <w:r w:rsidRPr="00C7732D">
        <w:rPr>
          <w:rFonts w:ascii="Roboto" w:hAnsi="Roboto"/>
        </w:rPr>
        <w:t xml:space="preserve"> </w:t>
      </w:r>
      <w:proofErr w:type="spellStart"/>
      <w:r w:rsidRPr="00C7732D">
        <w:rPr>
          <w:rFonts w:ascii="Roboto" w:hAnsi="Roboto"/>
        </w:rPr>
        <w:t>request</w:t>
      </w:r>
      <w:proofErr w:type="spellEnd"/>
      <w:r w:rsidRPr="00C7732D">
        <w:rPr>
          <w:rFonts w:ascii="Roboto" w:hAnsi="Roboto"/>
        </w:rPr>
        <w:t xml:space="preserve"> </w:t>
      </w:r>
      <w:proofErr w:type="spellStart"/>
      <w:r w:rsidRPr="00C7732D">
        <w:rPr>
          <w:rFonts w:ascii="Roboto" w:hAnsi="Roboto"/>
        </w:rPr>
        <w:t>self-signature</w:t>
      </w:r>
      <w:proofErr w:type="spellEnd"/>
      <w:r w:rsidRPr="00C7732D">
        <w:rPr>
          <w:rFonts w:ascii="Roboto" w:hAnsi="Roboto"/>
        </w:rPr>
        <w:t xml:space="preserve"> ok</w:t>
      </w:r>
    </w:p>
    <w:p w14:paraId="2E7FEB51" w14:textId="77777777" w:rsidR="00C7732D" w:rsidRPr="00C7732D" w:rsidRDefault="00C7732D" w:rsidP="00C7732D">
      <w:pPr>
        <w:rPr>
          <w:rFonts w:ascii="Roboto" w:hAnsi="Roboto"/>
        </w:rPr>
      </w:pPr>
      <w:proofErr w:type="spellStart"/>
      <w:r w:rsidRPr="00C7732D">
        <w:rPr>
          <w:rFonts w:ascii="Roboto" w:hAnsi="Roboto"/>
        </w:rPr>
        <w:t>subject</w:t>
      </w:r>
      <w:proofErr w:type="spellEnd"/>
      <w:r w:rsidRPr="00C7732D">
        <w:rPr>
          <w:rFonts w:ascii="Roboto" w:hAnsi="Roboto"/>
        </w:rPr>
        <w:t>=C=</w:t>
      </w:r>
      <w:proofErr w:type="spellStart"/>
      <w:r w:rsidRPr="00C7732D">
        <w:rPr>
          <w:rFonts w:ascii="Roboto" w:hAnsi="Roboto"/>
        </w:rPr>
        <w:t>mx</w:t>
      </w:r>
      <w:proofErr w:type="spellEnd"/>
      <w:r w:rsidRPr="00C7732D">
        <w:rPr>
          <w:rFonts w:ascii="Roboto" w:hAnsi="Roboto"/>
        </w:rPr>
        <w:t>, ST=CDMX, L=BJ, O=UIN, OU=EDUCATION, CN=www.uin.com, emailAddress=uin@uin.com</w:t>
      </w:r>
    </w:p>
    <w:p w14:paraId="7C73597D" w14:textId="77777777" w:rsidR="00C7732D" w:rsidRPr="00C7732D" w:rsidRDefault="00C7732D" w:rsidP="00C7732D">
      <w:pPr>
        <w:rPr>
          <w:rFonts w:ascii="Roboto" w:hAnsi="Roboto"/>
        </w:rPr>
      </w:pPr>
    </w:p>
    <w:p w14:paraId="703D1328" w14:textId="77777777" w:rsidR="00C7732D" w:rsidRPr="00C7732D" w:rsidRDefault="00C7732D" w:rsidP="00C7732D">
      <w:pPr>
        <w:rPr>
          <w:rFonts w:ascii="Roboto" w:hAnsi="Roboto"/>
        </w:rPr>
      </w:pPr>
      <w:r w:rsidRPr="00C7732D">
        <w:rPr>
          <w:rFonts w:ascii="Roboto" w:hAnsi="Roboto"/>
        </w:rPr>
        <w:t>C:\OpenSSL-Win64\bin\certificados\x509&gt;dir</w:t>
      </w:r>
    </w:p>
    <w:p w14:paraId="7214E462" w14:textId="77777777" w:rsidR="00C7732D" w:rsidRPr="00C7732D" w:rsidRDefault="00C7732D" w:rsidP="00C7732D">
      <w:pPr>
        <w:rPr>
          <w:rFonts w:ascii="Roboto" w:hAnsi="Roboto"/>
        </w:rPr>
      </w:pPr>
      <w:r w:rsidRPr="00C7732D">
        <w:rPr>
          <w:rFonts w:ascii="Roboto" w:hAnsi="Roboto"/>
        </w:rPr>
        <w:t xml:space="preserve"> El volumen de la unidad C no tiene etiqueta.</w:t>
      </w:r>
    </w:p>
    <w:p w14:paraId="268A7160" w14:textId="77777777" w:rsidR="00C7732D" w:rsidRPr="00C7732D" w:rsidRDefault="00C7732D" w:rsidP="00C7732D">
      <w:pPr>
        <w:rPr>
          <w:rFonts w:ascii="Roboto" w:hAnsi="Roboto"/>
        </w:rPr>
      </w:pPr>
      <w:r w:rsidRPr="00C7732D">
        <w:rPr>
          <w:rFonts w:ascii="Roboto" w:hAnsi="Roboto"/>
        </w:rPr>
        <w:lastRenderedPageBreak/>
        <w:t xml:space="preserve"> El número de serie del volumen es: 3A17-36D2</w:t>
      </w:r>
    </w:p>
    <w:p w14:paraId="282C2766" w14:textId="77777777" w:rsidR="00C7732D" w:rsidRPr="00C7732D" w:rsidRDefault="00C7732D" w:rsidP="00C7732D">
      <w:pPr>
        <w:rPr>
          <w:rFonts w:ascii="Roboto" w:hAnsi="Roboto"/>
        </w:rPr>
      </w:pPr>
    </w:p>
    <w:p w14:paraId="40F03E62" w14:textId="77777777" w:rsidR="00C7732D" w:rsidRPr="00C7732D" w:rsidRDefault="00C7732D" w:rsidP="00C7732D">
      <w:pPr>
        <w:rPr>
          <w:rFonts w:ascii="Roboto" w:hAnsi="Roboto"/>
        </w:rPr>
      </w:pPr>
      <w:r w:rsidRPr="00C7732D">
        <w:rPr>
          <w:rFonts w:ascii="Roboto" w:hAnsi="Roboto"/>
        </w:rPr>
        <w:t xml:space="preserve"> Directorio de C:\OpenSSL-Win64\bin\certificados\x509</w:t>
      </w:r>
    </w:p>
    <w:p w14:paraId="5B9616A2" w14:textId="77777777" w:rsidR="00C7732D" w:rsidRPr="00C7732D" w:rsidRDefault="00C7732D" w:rsidP="00C7732D">
      <w:pPr>
        <w:rPr>
          <w:rFonts w:ascii="Roboto" w:hAnsi="Roboto"/>
        </w:rPr>
      </w:pPr>
    </w:p>
    <w:p w14:paraId="27EF274F"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10:39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1CC3CF1A"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10:39</w:t>
      </w:r>
      <w:proofErr w:type="gramEnd"/>
      <w:r w:rsidRPr="00C7732D">
        <w:rPr>
          <w:rFonts w:ascii="Roboto" w:hAnsi="Roboto"/>
        </w:rPr>
        <w:t xml:space="preserve"> a. m.    &lt;DIR&gt;         </w:t>
      </w:r>
      <w:proofErr w:type="gramStart"/>
      <w:r w:rsidRPr="00C7732D">
        <w:rPr>
          <w:rFonts w:ascii="Roboto" w:hAnsi="Roboto"/>
        </w:rPr>
        <w:t xml:space="preserve"> ..</w:t>
      </w:r>
      <w:proofErr w:type="gramEnd"/>
    </w:p>
    <w:p w14:paraId="1EECE446"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w:t>
      </w:r>
      <w:proofErr w:type="gramStart"/>
      <w:r w:rsidRPr="00C7732D">
        <w:rPr>
          <w:rFonts w:ascii="Roboto" w:hAnsi="Roboto"/>
        </w:rPr>
        <w:t>1,024 .</w:t>
      </w:r>
      <w:proofErr w:type="spellStart"/>
      <w:r w:rsidRPr="00C7732D">
        <w:rPr>
          <w:rFonts w:ascii="Roboto" w:hAnsi="Roboto"/>
        </w:rPr>
        <w:t>rnd</w:t>
      </w:r>
      <w:proofErr w:type="spellEnd"/>
      <w:proofErr w:type="gramEnd"/>
    </w:p>
    <w:p w14:paraId="00FE2461"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10:29</w:t>
      </w:r>
      <w:proofErr w:type="gramEnd"/>
      <w:r w:rsidRPr="00C7732D">
        <w:rPr>
          <w:rFonts w:ascii="Roboto" w:hAnsi="Roboto"/>
        </w:rPr>
        <w:t xml:space="preserve"> a. m.               766 </w:t>
      </w:r>
      <w:proofErr w:type="spellStart"/>
      <w:r w:rsidRPr="00C7732D">
        <w:rPr>
          <w:rFonts w:ascii="Roboto" w:hAnsi="Roboto"/>
        </w:rPr>
        <w:t>csr.pem</w:t>
      </w:r>
      <w:proofErr w:type="spellEnd"/>
    </w:p>
    <w:p w14:paraId="30C653A3"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10:10</w:t>
      </w:r>
      <w:proofErr w:type="gramEnd"/>
      <w:r w:rsidRPr="00C7732D">
        <w:rPr>
          <w:rFonts w:ascii="Roboto" w:hAnsi="Roboto"/>
        </w:rPr>
        <w:t xml:space="preserve"> a. m.               932 </w:t>
      </w:r>
      <w:proofErr w:type="spellStart"/>
      <w:r w:rsidRPr="00C7732D">
        <w:rPr>
          <w:rFonts w:ascii="Roboto" w:hAnsi="Roboto"/>
        </w:rPr>
        <w:t>privatekey.pem</w:t>
      </w:r>
      <w:proofErr w:type="spellEnd"/>
    </w:p>
    <w:p w14:paraId="4383691C" w14:textId="77777777" w:rsidR="00C7732D" w:rsidRPr="00C7732D" w:rsidRDefault="00C7732D" w:rsidP="00C7732D">
      <w:pPr>
        <w:rPr>
          <w:rFonts w:ascii="Roboto" w:hAnsi="Roboto"/>
        </w:rPr>
      </w:pPr>
      <w:r w:rsidRPr="00C7732D">
        <w:rPr>
          <w:rFonts w:ascii="Roboto" w:hAnsi="Roboto"/>
        </w:rPr>
        <w:t>13/02/</w:t>
      </w:r>
      <w:proofErr w:type="gramStart"/>
      <w:r w:rsidRPr="00C7732D">
        <w:rPr>
          <w:rFonts w:ascii="Roboto" w:hAnsi="Roboto"/>
        </w:rPr>
        <w:t>2024  10:39</w:t>
      </w:r>
      <w:proofErr w:type="gramEnd"/>
      <w:r w:rsidRPr="00C7732D">
        <w:rPr>
          <w:rFonts w:ascii="Roboto" w:hAnsi="Roboto"/>
        </w:rPr>
        <w:t xml:space="preserve"> a. m.               994 public.crt</w:t>
      </w:r>
    </w:p>
    <w:p w14:paraId="236434CC" w14:textId="77777777" w:rsidR="00C7732D" w:rsidRPr="00C7732D" w:rsidRDefault="00C7732D" w:rsidP="00C7732D">
      <w:pPr>
        <w:rPr>
          <w:rFonts w:ascii="Roboto" w:hAnsi="Roboto"/>
        </w:rPr>
      </w:pPr>
      <w:r w:rsidRPr="00C7732D">
        <w:rPr>
          <w:rFonts w:ascii="Roboto" w:hAnsi="Roboto"/>
        </w:rPr>
        <w:t xml:space="preserve">               4 archivos          3,716 bytes</w:t>
      </w:r>
    </w:p>
    <w:p w14:paraId="08D3E275" w14:textId="2D48AE41" w:rsidR="00C7732D" w:rsidRDefault="00C7732D" w:rsidP="00C7732D">
      <w:pPr>
        <w:pBdr>
          <w:bottom w:val="single" w:sz="6" w:space="1" w:color="auto"/>
        </w:pBdr>
        <w:rPr>
          <w:rFonts w:ascii="Roboto" w:hAnsi="Roboto"/>
        </w:rPr>
      </w:pPr>
      <w:r w:rsidRPr="00C7732D">
        <w:rPr>
          <w:rFonts w:ascii="Roboto" w:hAnsi="Roboto"/>
        </w:rPr>
        <w:t xml:space="preserve">               2 </w:t>
      </w:r>
      <w:proofErr w:type="spellStart"/>
      <w:proofErr w:type="gramStart"/>
      <w:r w:rsidRPr="00C7732D">
        <w:rPr>
          <w:rFonts w:ascii="Roboto" w:hAnsi="Roboto"/>
        </w:rPr>
        <w:t>dirs</w:t>
      </w:r>
      <w:proofErr w:type="spellEnd"/>
      <w:r w:rsidRPr="00C7732D">
        <w:rPr>
          <w:rFonts w:ascii="Roboto" w:hAnsi="Roboto"/>
        </w:rPr>
        <w:t xml:space="preserve">  45,939,634,176</w:t>
      </w:r>
      <w:proofErr w:type="gramEnd"/>
      <w:r w:rsidRPr="00C7732D">
        <w:rPr>
          <w:rFonts w:ascii="Roboto" w:hAnsi="Roboto"/>
        </w:rPr>
        <w:t xml:space="preserve"> bytes libres</w:t>
      </w:r>
    </w:p>
    <w:p w14:paraId="5578B703" w14:textId="77777777" w:rsidR="00C7732D" w:rsidRDefault="00C7732D" w:rsidP="00C7732D">
      <w:pPr>
        <w:rPr>
          <w:rFonts w:ascii="Roboto" w:hAnsi="Roboto"/>
        </w:rPr>
      </w:pPr>
    </w:p>
    <w:p w14:paraId="367DC336" w14:textId="77777777" w:rsidR="00C7732D" w:rsidRDefault="00C7732D" w:rsidP="00C7732D">
      <w:pPr>
        <w:rPr>
          <w:rFonts w:ascii="Roboto" w:hAnsi="Roboto"/>
        </w:rPr>
      </w:pPr>
      <w:r>
        <w:rPr>
          <w:rFonts w:ascii="Roboto" w:hAnsi="Roboto"/>
        </w:rPr>
        <w:t xml:space="preserve">Desarrollo 2. Descargue e instale GPG y genere un certificado </w:t>
      </w:r>
    </w:p>
    <w:p w14:paraId="11B6BCC5" w14:textId="77777777" w:rsidR="00C7732D" w:rsidRDefault="00C7732D" w:rsidP="00C7732D">
      <w:pPr>
        <w:rPr>
          <w:rFonts w:ascii="Roboto" w:hAnsi="Roboto"/>
        </w:rPr>
      </w:pPr>
      <w:r>
        <w:rPr>
          <w:noProof/>
        </w:rPr>
        <w:drawing>
          <wp:inline distT="0" distB="0" distL="0" distR="0" wp14:anchorId="2A74965A" wp14:editId="38AB686F">
            <wp:extent cx="3385134" cy="1903228"/>
            <wp:effectExtent l="0" t="0" r="6350" b="1905"/>
            <wp:docPr id="1456941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1458" name=""/>
                    <pic:cNvPicPr/>
                  </pic:nvPicPr>
                  <pic:blipFill>
                    <a:blip r:embed="rId26"/>
                    <a:stretch>
                      <a:fillRect/>
                    </a:stretch>
                  </pic:blipFill>
                  <pic:spPr>
                    <a:xfrm>
                      <a:off x="0" y="0"/>
                      <a:ext cx="3390701" cy="1906358"/>
                    </a:xfrm>
                    <a:prstGeom prst="rect">
                      <a:avLst/>
                    </a:prstGeom>
                  </pic:spPr>
                </pic:pic>
              </a:graphicData>
            </a:graphic>
          </wp:inline>
        </w:drawing>
      </w:r>
    </w:p>
    <w:p w14:paraId="77CC69E0" w14:textId="4184EC35" w:rsidR="006B75E1" w:rsidRDefault="006B75E1" w:rsidP="00C7732D">
      <w:pPr>
        <w:rPr>
          <w:rFonts w:ascii="Roboto" w:hAnsi="Roboto"/>
        </w:rPr>
      </w:pPr>
      <w:r>
        <w:rPr>
          <w:noProof/>
        </w:rPr>
        <w:drawing>
          <wp:inline distT="0" distB="0" distL="0" distR="0" wp14:anchorId="23668020" wp14:editId="4BCAC0F9">
            <wp:extent cx="3402419" cy="1912946"/>
            <wp:effectExtent l="0" t="0" r="7620" b="0"/>
            <wp:docPr id="2026883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83632" name=""/>
                    <pic:cNvPicPr/>
                  </pic:nvPicPr>
                  <pic:blipFill>
                    <a:blip r:embed="rId27"/>
                    <a:stretch>
                      <a:fillRect/>
                    </a:stretch>
                  </pic:blipFill>
                  <pic:spPr>
                    <a:xfrm>
                      <a:off x="0" y="0"/>
                      <a:ext cx="3405112" cy="1914460"/>
                    </a:xfrm>
                    <a:prstGeom prst="rect">
                      <a:avLst/>
                    </a:prstGeom>
                  </pic:spPr>
                </pic:pic>
              </a:graphicData>
            </a:graphic>
          </wp:inline>
        </w:drawing>
      </w:r>
    </w:p>
    <w:p w14:paraId="5F2546CC" w14:textId="77777777" w:rsidR="006B75E1" w:rsidRDefault="006B75E1" w:rsidP="00C7732D">
      <w:pPr>
        <w:rPr>
          <w:rFonts w:ascii="Roboto" w:hAnsi="Roboto"/>
        </w:rPr>
      </w:pPr>
    </w:p>
    <w:p w14:paraId="63D896C0" w14:textId="0B7A3AED" w:rsidR="006B75E1" w:rsidRDefault="00E1238B" w:rsidP="00C7732D">
      <w:pPr>
        <w:rPr>
          <w:rFonts w:ascii="Roboto" w:hAnsi="Roboto"/>
        </w:rPr>
      </w:pPr>
      <w:r>
        <w:rPr>
          <w:rFonts w:ascii="Roboto" w:hAnsi="Roboto"/>
        </w:rPr>
        <w:lastRenderedPageBreak/>
        <w:t xml:space="preserve">Conclusión la generación claves de seguridad en 2 formas cleopatra y modo consola, el modo consola es más fácil ya que son 2 líneas de comando y con tener los archivos en la carpeta se puede hacer, en cambio en cleopatra tiene su ventaja de que es más intuitivo y fácil de usar </w:t>
      </w:r>
    </w:p>
    <w:p w14:paraId="7EA4C381" w14:textId="5D957CA2" w:rsidR="00E1238B" w:rsidRDefault="00E1238B" w:rsidP="00C7732D">
      <w:pPr>
        <w:rPr>
          <w:rFonts w:ascii="Roboto" w:hAnsi="Roboto"/>
        </w:rPr>
      </w:pPr>
      <w:r>
        <w:rPr>
          <w:noProof/>
        </w:rPr>
        <w:drawing>
          <wp:inline distT="0" distB="0" distL="0" distR="0" wp14:anchorId="4ADB4C3C" wp14:editId="1720831F">
            <wp:extent cx="3646967" cy="2050439"/>
            <wp:effectExtent l="0" t="0" r="0" b="6985"/>
            <wp:docPr id="149410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1551" name=""/>
                    <pic:cNvPicPr/>
                  </pic:nvPicPr>
                  <pic:blipFill>
                    <a:blip r:embed="rId28"/>
                    <a:stretch>
                      <a:fillRect/>
                    </a:stretch>
                  </pic:blipFill>
                  <pic:spPr>
                    <a:xfrm>
                      <a:off x="0" y="0"/>
                      <a:ext cx="3647585" cy="2050786"/>
                    </a:xfrm>
                    <a:prstGeom prst="rect">
                      <a:avLst/>
                    </a:prstGeom>
                  </pic:spPr>
                </pic:pic>
              </a:graphicData>
            </a:graphic>
          </wp:inline>
        </w:drawing>
      </w:r>
    </w:p>
    <w:p w14:paraId="5469C53C" w14:textId="77777777" w:rsidR="00E1238B" w:rsidRDefault="00E1238B" w:rsidP="00C7732D">
      <w:pPr>
        <w:rPr>
          <w:rFonts w:ascii="Roboto" w:hAnsi="Roboto"/>
        </w:rPr>
      </w:pPr>
    </w:p>
    <w:p w14:paraId="6AFE3D2C" w14:textId="59087B28" w:rsidR="00965910" w:rsidRDefault="00965910">
      <w:pPr>
        <w:rPr>
          <w:rFonts w:ascii="Roboto" w:hAnsi="Roboto"/>
        </w:rPr>
      </w:pPr>
      <w:r>
        <w:rPr>
          <w:rFonts w:ascii="Roboto" w:hAnsi="Roboto"/>
        </w:rPr>
        <w:br w:type="page"/>
      </w:r>
    </w:p>
    <w:p w14:paraId="356984F9" w14:textId="5001A1FC" w:rsidR="00C7732D" w:rsidRDefault="00965910" w:rsidP="00C7732D">
      <w:pPr>
        <w:rPr>
          <w:rFonts w:ascii="Roboto" w:hAnsi="Roboto"/>
        </w:rPr>
      </w:pPr>
      <w:r>
        <w:rPr>
          <w:rFonts w:ascii="Roboto" w:hAnsi="Roboto"/>
        </w:rPr>
        <w:lastRenderedPageBreak/>
        <w:t>SESION 8 1ER PARCIAL</w:t>
      </w:r>
    </w:p>
    <w:p w14:paraId="48205CFC" w14:textId="70166114" w:rsidR="00965910" w:rsidRDefault="00965910" w:rsidP="00C7732D">
      <w:pPr>
        <w:rPr>
          <w:rFonts w:ascii="Roboto" w:hAnsi="Roboto"/>
        </w:rPr>
      </w:pPr>
      <w:r>
        <w:rPr>
          <w:rFonts w:ascii="Roboto" w:hAnsi="Roboto"/>
        </w:rPr>
        <w:t>Desarrollo de aplicaciones seguras</w:t>
      </w:r>
    </w:p>
    <w:p w14:paraId="272FD443" w14:textId="3304543C" w:rsidR="00965910" w:rsidRDefault="00965910" w:rsidP="00C7732D">
      <w:pPr>
        <w:pBdr>
          <w:top w:val="single" w:sz="6" w:space="1" w:color="auto"/>
          <w:bottom w:val="single" w:sz="6" w:space="1" w:color="auto"/>
        </w:pBdr>
        <w:rPr>
          <w:rFonts w:ascii="Roboto" w:hAnsi="Roboto"/>
        </w:rPr>
      </w:pPr>
      <w:r>
        <w:rPr>
          <w:rFonts w:ascii="Roboto" w:hAnsi="Roboto"/>
        </w:rPr>
        <w:t>OBJETIVO: al finalizar la sesión el alumno configurara y realizara pruebas en desarrollo de aplicaciones Java Web</w:t>
      </w:r>
    </w:p>
    <w:p w14:paraId="40FD0759" w14:textId="4C8C9490" w:rsidR="00965910" w:rsidRDefault="00965910" w:rsidP="00C7732D">
      <w:pPr>
        <w:rPr>
          <w:rFonts w:ascii="Roboto" w:hAnsi="Roboto"/>
        </w:rPr>
      </w:pPr>
      <w:r>
        <w:rPr>
          <w:rFonts w:ascii="Roboto" w:hAnsi="Roboto"/>
        </w:rPr>
        <w:t>Consideraciones teóricas.</w:t>
      </w:r>
    </w:p>
    <w:p w14:paraId="62BDB1A4" w14:textId="3A63393E" w:rsidR="00965910" w:rsidRDefault="00965910" w:rsidP="00C7732D">
      <w:pPr>
        <w:rPr>
          <w:rFonts w:ascii="Roboto" w:hAnsi="Roboto"/>
        </w:rPr>
      </w:pPr>
      <w:r>
        <w:rPr>
          <w:rFonts w:ascii="Roboto" w:hAnsi="Roboto"/>
        </w:rPr>
        <w:t xml:space="preserve">OWAS Open Web </w:t>
      </w:r>
      <w:proofErr w:type="spellStart"/>
      <w:r>
        <w:rPr>
          <w:rFonts w:ascii="Roboto" w:hAnsi="Roboto"/>
        </w:rPr>
        <w:t>Aplication</w:t>
      </w:r>
      <w:proofErr w:type="spellEnd"/>
      <w:r>
        <w:rPr>
          <w:rFonts w:ascii="Roboto" w:hAnsi="Roboto"/>
        </w:rPr>
        <w:t xml:space="preserve"> Security Proyect</w:t>
      </w:r>
    </w:p>
    <w:p w14:paraId="57AC224C" w14:textId="0DB3295A" w:rsidR="00965910" w:rsidRDefault="00965910" w:rsidP="00C7732D">
      <w:pPr>
        <w:rPr>
          <w:rFonts w:ascii="Roboto" w:hAnsi="Roboto"/>
        </w:rPr>
      </w:pPr>
      <w:r>
        <w:rPr>
          <w:rFonts w:ascii="Roboto" w:hAnsi="Roboto"/>
        </w:rPr>
        <w:t>Es un proyecto de código abierto dedicado a determinar, combatir las causas que hacen que el software, aplicaciones, sistemas, programas sean seguros. Organismo internacional con las mejores prácticas, gestión de calidad de proyectos de software, enfocados principalmente al desarrollo web multiplataforma.</w:t>
      </w:r>
    </w:p>
    <w:p w14:paraId="75310472" w14:textId="2193A9EA" w:rsidR="00965910" w:rsidRDefault="00965910" w:rsidP="00C7732D">
      <w:pPr>
        <w:rPr>
          <w:rFonts w:ascii="Roboto" w:hAnsi="Roboto"/>
        </w:rPr>
      </w:pPr>
      <w:r>
        <w:rPr>
          <w:rFonts w:ascii="Roboto" w:hAnsi="Roboto"/>
        </w:rPr>
        <w:t>Para la administración de la seguridad informática determina los riesgos recabados en las sig. Áreas:</w:t>
      </w:r>
    </w:p>
    <w:p w14:paraId="117D373C" w14:textId="675A9B17" w:rsidR="008F61B7" w:rsidRDefault="00965910" w:rsidP="00C7732D">
      <w:pPr>
        <w:rPr>
          <w:rFonts w:ascii="Roboto" w:hAnsi="Roboto"/>
        </w:rPr>
      </w:pPr>
      <w:r>
        <w:rPr>
          <w:rFonts w:ascii="Roboto" w:hAnsi="Roboto"/>
        </w:rPr>
        <w:t>1.- Inyección. Los ataques de inyección ocurren cuando se envían datos desde formularios, archivos digitales con diversos formatos y con procesos ETL (explotación, transportación y carga de datos)</w:t>
      </w:r>
      <w:r w:rsidR="008F61B7">
        <w:rPr>
          <w:rFonts w:ascii="Roboto" w:hAnsi="Roboto"/>
        </w:rPr>
        <w:t xml:space="preserve">. Sobre bases de datos SQL (Oracle, </w:t>
      </w:r>
      <w:proofErr w:type="spellStart"/>
      <w:r w:rsidR="008F61B7">
        <w:rPr>
          <w:rFonts w:ascii="Roboto" w:hAnsi="Roboto"/>
        </w:rPr>
        <w:t>Mysql</w:t>
      </w:r>
      <w:proofErr w:type="spellEnd"/>
      <w:r w:rsidR="008F61B7">
        <w:rPr>
          <w:rFonts w:ascii="Roboto" w:hAnsi="Roboto"/>
        </w:rPr>
        <w:t xml:space="preserve">, </w:t>
      </w:r>
      <w:proofErr w:type="spellStart"/>
      <w:r w:rsidR="008F61B7">
        <w:rPr>
          <w:rFonts w:ascii="Roboto" w:hAnsi="Roboto"/>
        </w:rPr>
        <w:t>MarioBD</w:t>
      </w:r>
      <w:proofErr w:type="spellEnd"/>
      <w:r w:rsidR="008F61B7">
        <w:rPr>
          <w:rFonts w:ascii="Roboto" w:hAnsi="Roboto"/>
        </w:rPr>
        <w:t xml:space="preserve">, </w:t>
      </w:r>
      <w:proofErr w:type="spellStart"/>
      <w:r w:rsidR="008F61B7">
        <w:rPr>
          <w:rFonts w:ascii="Roboto" w:hAnsi="Roboto"/>
        </w:rPr>
        <w:t>Infomix</w:t>
      </w:r>
      <w:proofErr w:type="spellEnd"/>
      <w:r w:rsidR="008F61B7">
        <w:rPr>
          <w:rFonts w:ascii="Roboto" w:hAnsi="Roboto"/>
        </w:rPr>
        <w:t xml:space="preserve">, SQL Server, PostgreSQL, BD2, BD1 BD2) relacionales y NO SQL (PostgreSQL, </w:t>
      </w:r>
      <w:proofErr w:type="spellStart"/>
      <w:r w:rsidR="008F61B7">
        <w:rPr>
          <w:rFonts w:ascii="Roboto" w:hAnsi="Roboto"/>
        </w:rPr>
        <w:t>MondoBD</w:t>
      </w:r>
      <w:proofErr w:type="spellEnd"/>
      <w:r w:rsidR="008F61B7">
        <w:rPr>
          <w:rFonts w:ascii="Roboto" w:hAnsi="Roboto"/>
        </w:rPr>
        <w:t xml:space="preserve">, </w:t>
      </w:r>
      <w:proofErr w:type="spellStart"/>
      <w:r w:rsidR="008F61B7">
        <w:rPr>
          <w:rFonts w:ascii="Roboto" w:hAnsi="Roboto"/>
        </w:rPr>
        <w:t>FireBird</w:t>
      </w:r>
      <w:proofErr w:type="spellEnd"/>
      <w:r w:rsidR="008F61B7">
        <w:rPr>
          <w:rFonts w:ascii="Roboto" w:hAnsi="Roboto"/>
        </w:rPr>
        <w:t xml:space="preserve">) </w:t>
      </w:r>
      <w:proofErr w:type="spellStart"/>
      <w:r w:rsidR="008F61B7">
        <w:rPr>
          <w:rFonts w:ascii="Roboto" w:hAnsi="Roboto"/>
        </w:rPr>
        <w:t>Json</w:t>
      </w:r>
      <w:proofErr w:type="spellEnd"/>
      <w:r w:rsidR="008F61B7">
        <w:rPr>
          <w:rFonts w:ascii="Roboto" w:hAnsi="Roboto"/>
        </w:rPr>
        <w:t xml:space="preserve"> OWASP minimiza los ataques de inyección.</w:t>
      </w:r>
    </w:p>
    <w:p w14:paraId="447A1C60" w14:textId="1D9E52F3" w:rsidR="008F61B7" w:rsidRDefault="008F61B7" w:rsidP="00C7732D">
      <w:pPr>
        <w:rPr>
          <w:rFonts w:ascii="Roboto" w:hAnsi="Roboto"/>
        </w:rPr>
      </w:pPr>
      <w:r>
        <w:rPr>
          <w:rFonts w:ascii="Roboto" w:hAnsi="Roboto"/>
        </w:rPr>
        <w:t xml:space="preserve">2.- Autenticación rota. Fuga de datos, métodos inseguros GET </w:t>
      </w:r>
    </w:p>
    <w:p w14:paraId="0FBFE674" w14:textId="2B234009" w:rsidR="008F61B7" w:rsidRDefault="008F61B7" w:rsidP="00C7732D">
      <w:pPr>
        <w:rPr>
          <w:rFonts w:ascii="Roboto" w:hAnsi="Roboto"/>
        </w:rPr>
      </w:pPr>
      <w:r>
        <w:rPr>
          <w:rFonts w:ascii="Roboto" w:hAnsi="Roboto"/>
        </w:rPr>
        <w:t>3.- exposición de datos duros, confidenciales</w:t>
      </w:r>
    </w:p>
    <w:p w14:paraId="3014C6B5" w14:textId="5E84EA39" w:rsidR="008F61B7" w:rsidRDefault="008F61B7" w:rsidP="00C7732D">
      <w:pPr>
        <w:rPr>
          <w:rFonts w:ascii="Roboto" w:hAnsi="Roboto"/>
        </w:rPr>
      </w:pPr>
      <w:r>
        <w:rPr>
          <w:rFonts w:ascii="Roboto" w:hAnsi="Roboto"/>
        </w:rPr>
        <w:t xml:space="preserve">Exposición de información en el </w:t>
      </w:r>
      <w:proofErr w:type="spellStart"/>
      <w:r>
        <w:rPr>
          <w:rFonts w:ascii="Roboto" w:hAnsi="Roboto"/>
        </w:rPr>
        <w:t>frond</w:t>
      </w:r>
      <w:proofErr w:type="spellEnd"/>
      <w:r>
        <w:rPr>
          <w:rFonts w:ascii="Roboto" w:hAnsi="Roboto"/>
        </w:rPr>
        <w:t xml:space="preserve"> </w:t>
      </w:r>
      <w:proofErr w:type="spellStart"/>
      <w:r>
        <w:rPr>
          <w:rFonts w:ascii="Roboto" w:hAnsi="Roboto"/>
        </w:rPr>
        <w:t>end</w:t>
      </w:r>
      <w:proofErr w:type="spellEnd"/>
      <w:r>
        <w:rPr>
          <w:rFonts w:ascii="Roboto" w:hAnsi="Roboto"/>
        </w:rPr>
        <w:t xml:space="preserve"> de la aplicación y su almacenamiento visible en base de datos</w:t>
      </w:r>
    </w:p>
    <w:p w14:paraId="0EC838E9" w14:textId="0AED0032" w:rsidR="008F61B7" w:rsidRDefault="008F61B7" w:rsidP="00C7732D">
      <w:pPr>
        <w:rPr>
          <w:rFonts w:ascii="Roboto" w:hAnsi="Roboto"/>
        </w:rPr>
      </w:pPr>
      <w:r>
        <w:rPr>
          <w:rFonts w:ascii="Roboto" w:hAnsi="Roboto"/>
        </w:rPr>
        <w:t xml:space="preserve">4.- XXE Entidades XML Internas y externas </w:t>
      </w:r>
    </w:p>
    <w:p w14:paraId="4F067404" w14:textId="46B1938A" w:rsidR="00453B19" w:rsidRDefault="00453B19" w:rsidP="00C7732D">
      <w:pPr>
        <w:rPr>
          <w:rFonts w:ascii="Roboto" w:hAnsi="Roboto"/>
        </w:rPr>
      </w:pPr>
      <w:r>
        <w:rPr>
          <w:rFonts w:ascii="Roboto" w:hAnsi="Roboto"/>
        </w:rPr>
        <w:t xml:space="preserve">Referencia a códigos de etiquetas compuestas y simples de lenguaje extendido marcado </w:t>
      </w:r>
    </w:p>
    <w:p w14:paraId="380A3BE1" w14:textId="211483E3" w:rsidR="00453B19" w:rsidRDefault="00453B19" w:rsidP="00C7732D">
      <w:pPr>
        <w:rPr>
          <w:rFonts w:ascii="Roboto" w:hAnsi="Roboto"/>
        </w:rPr>
      </w:pPr>
      <w:r>
        <w:rPr>
          <w:rFonts w:ascii="Roboto" w:hAnsi="Roboto"/>
        </w:rPr>
        <w:t>5.- pedidas de control de acceso</w:t>
      </w:r>
    </w:p>
    <w:p w14:paraId="0960BB66" w14:textId="10B14F11" w:rsidR="00453B19" w:rsidRDefault="00453B19" w:rsidP="00C7732D">
      <w:pPr>
        <w:rPr>
          <w:rFonts w:ascii="Roboto" w:hAnsi="Roboto"/>
        </w:rPr>
      </w:pPr>
      <w:r>
        <w:rPr>
          <w:rFonts w:ascii="Roboto" w:hAnsi="Roboto"/>
        </w:rPr>
        <w:t xml:space="preserve">Validación desde base de datos vulnerables sin métodos criptográficos, contraseñas inseguras </w:t>
      </w:r>
    </w:p>
    <w:p w14:paraId="2A1D399B" w14:textId="4949F580" w:rsidR="00453B19" w:rsidRDefault="00453B19" w:rsidP="00C7732D">
      <w:pPr>
        <w:rPr>
          <w:rFonts w:ascii="Roboto" w:hAnsi="Roboto"/>
        </w:rPr>
      </w:pPr>
      <w:r>
        <w:rPr>
          <w:rFonts w:ascii="Roboto" w:hAnsi="Roboto"/>
        </w:rPr>
        <w:t>6.- mala configuración de la seguridad</w:t>
      </w:r>
    </w:p>
    <w:p w14:paraId="12A17955" w14:textId="6BD20E03" w:rsidR="00453B19" w:rsidRDefault="00453B19" w:rsidP="00C7732D">
      <w:pPr>
        <w:rPr>
          <w:rFonts w:ascii="Roboto" w:hAnsi="Roboto"/>
        </w:rPr>
      </w:pPr>
      <w:r>
        <w:rPr>
          <w:rFonts w:ascii="Roboto" w:hAnsi="Roboto"/>
        </w:rPr>
        <w:t>Excesivos controles, listas negras sin configuración y funcionamiento</w:t>
      </w:r>
    </w:p>
    <w:p w14:paraId="1B362F0E" w14:textId="0F1FA7DA" w:rsidR="00453B19" w:rsidRDefault="00453B19" w:rsidP="00C7732D">
      <w:pPr>
        <w:rPr>
          <w:rFonts w:ascii="Roboto" w:hAnsi="Roboto"/>
        </w:rPr>
      </w:pPr>
      <w:r>
        <w:rPr>
          <w:rFonts w:ascii="Roboto" w:hAnsi="Roboto"/>
        </w:rPr>
        <w:t xml:space="preserve">7.- Scripting </w:t>
      </w:r>
      <w:proofErr w:type="spellStart"/>
      <w:r>
        <w:rPr>
          <w:rFonts w:ascii="Roboto" w:hAnsi="Roboto"/>
        </w:rPr>
        <w:t>enter</w:t>
      </w:r>
      <w:proofErr w:type="spellEnd"/>
      <w:r>
        <w:rPr>
          <w:rFonts w:ascii="Roboto" w:hAnsi="Roboto"/>
        </w:rPr>
        <w:t xml:space="preserve"> sites</w:t>
      </w:r>
    </w:p>
    <w:p w14:paraId="116C929C" w14:textId="79AEA623" w:rsidR="00453B19" w:rsidRDefault="00453B19" w:rsidP="00C7732D">
      <w:pPr>
        <w:rPr>
          <w:rFonts w:ascii="Roboto" w:hAnsi="Roboto"/>
        </w:rPr>
      </w:pPr>
      <w:r>
        <w:rPr>
          <w:rFonts w:ascii="Roboto" w:hAnsi="Roboto"/>
        </w:rPr>
        <w:t xml:space="preserve">Microcódigos, scripts añadidos por URL o inyección SQL, envíos de correos electrónicos, actividades de tareas del usuario </w:t>
      </w:r>
    </w:p>
    <w:p w14:paraId="5410B21E" w14:textId="2D827D79" w:rsidR="00453B19" w:rsidRDefault="00453B19" w:rsidP="00C7732D">
      <w:pPr>
        <w:rPr>
          <w:rFonts w:ascii="Roboto" w:hAnsi="Roboto"/>
        </w:rPr>
      </w:pPr>
      <w:r>
        <w:rPr>
          <w:rFonts w:ascii="Roboto" w:hAnsi="Roboto"/>
        </w:rPr>
        <w:t>8.- deserialización no segura</w:t>
      </w:r>
    </w:p>
    <w:p w14:paraId="619FCC79" w14:textId="36B91EC9" w:rsidR="00453B19" w:rsidRDefault="00453B19" w:rsidP="00C7732D">
      <w:pPr>
        <w:rPr>
          <w:rFonts w:ascii="Roboto" w:hAnsi="Roboto"/>
        </w:rPr>
      </w:pPr>
      <w:r>
        <w:rPr>
          <w:rFonts w:ascii="Roboto" w:hAnsi="Roboto"/>
        </w:rPr>
        <w:t xml:space="preserve">Descargar datos de fuentes no confiables </w:t>
      </w:r>
      <w:r w:rsidR="00EC760B">
        <w:rPr>
          <w:rFonts w:ascii="Roboto" w:hAnsi="Roboto"/>
        </w:rPr>
        <w:t xml:space="preserve">generando ataques DDOS ataques de inyecciones remotas, </w:t>
      </w:r>
      <w:proofErr w:type="spellStart"/>
      <w:r w:rsidR="00EC760B">
        <w:rPr>
          <w:rFonts w:ascii="Roboto" w:hAnsi="Roboto"/>
        </w:rPr>
        <w:t>apis</w:t>
      </w:r>
      <w:proofErr w:type="spellEnd"/>
      <w:r w:rsidR="00EC760B">
        <w:rPr>
          <w:rFonts w:ascii="Roboto" w:hAnsi="Roboto"/>
        </w:rPr>
        <w:t xml:space="preserve"> y platillas web</w:t>
      </w:r>
    </w:p>
    <w:p w14:paraId="5EA574C4" w14:textId="32EB7CD5" w:rsidR="00EC760B" w:rsidRDefault="00EC760B" w:rsidP="00C7732D">
      <w:pPr>
        <w:rPr>
          <w:rFonts w:ascii="Roboto" w:hAnsi="Roboto"/>
        </w:rPr>
      </w:pPr>
      <w:r>
        <w:rPr>
          <w:rFonts w:ascii="Roboto" w:hAnsi="Roboto"/>
        </w:rPr>
        <w:lastRenderedPageBreak/>
        <w:t xml:space="preserve">9.- componentes con vulnerabilidades </w:t>
      </w:r>
    </w:p>
    <w:p w14:paraId="7829CCF8" w14:textId="6D218637" w:rsidR="00EC760B" w:rsidRDefault="00EC760B" w:rsidP="00C7732D">
      <w:pPr>
        <w:rPr>
          <w:rFonts w:ascii="Roboto" w:hAnsi="Roboto"/>
        </w:rPr>
      </w:pPr>
      <w:r>
        <w:rPr>
          <w:rFonts w:ascii="Roboto" w:hAnsi="Roboto"/>
        </w:rPr>
        <w:t xml:space="preserve">Código redundante no protegido, parches de seguridad, códigos no comprobados </w:t>
      </w:r>
    </w:p>
    <w:p w14:paraId="7EB061E4" w14:textId="515162B4" w:rsidR="00EC760B" w:rsidRDefault="00EC760B" w:rsidP="00C7732D">
      <w:pPr>
        <w:rPr>
          <w:rFonts w:ascii="Roboto" w:hAnsi="Roboto"/>
        </w:rPr>
      </w:pPr>
      <w:r>
        <w:rPr>
          <w:rFonts w:ascii="Roboto" w:hAnsi="Roboto"/>
        </w:rPr>
        <w:t xml:space="preserve">10.- registro, supervisiones insuficientes </w:t>
      </w:r>
    </w:p>
    <w:p w14:paraId="1021C17E" w14:textId="5DBE06BA" w:rsidR="00EC760B" w:rsidRDefault="00EC760B" w:rsidP="00C7732D">
      <w:pPr>
        <w:pBdr>
          <w:bottom w:val="single" w:sz="6" w:space="1" w:color="auto"/>
        </w:pBdr>
        <w:rPr>
          <w:rFonts w:ascii="Roboto" w:hAnsi="Roboto"/>
        </w:rPr>
      </w:pPr>
      <w:r>
        <w:rPr>
          <w:rFonts w:ascii="Roboto" w:hAnsi="Roboto"/>
        </w:rPr>
        <w:t xml:space="preserve">Mejoras no continuas, 3er día, actualizaciones sin verificación, análisis técnicos de profundo plan de mantenimiento en el ambiente de producción </w:t>
      </w:r>
    </w:p>
    <w:p w14:paraId="0ECAAEDF" w14:textId="75316A13" w:rsidR="00EC760B" w:rsidRDefault="00EC760B" w:rsidP="00C7732D">
      <w:pPr>
        <w:pBdr>
          <w:bottom w:val="single" w:sz="6" w:space="1" w:color="auto"/>
        </w:pBdr>
        <w:rPr>
          <w:rFonts w:ascii="Roboto" w:hAnsi="Roboto"/>
        </w:rPr>
      </w:pPr>
      <w:r>
        <w:rPr>
          <w:rFonts w:ascii="Roboto" w:hAnsi="Roboto"/>
        </w:rPr>
        <w:t>Se implementarán para las áreas también de</w:t>
      </w:r>
      <w:r>
        <w:rPr>
          <w:rFonts w:ascii="Roboto" w:hAnsi="Roboto"/>
        </w:rPr>
        <w:br/>
        <w:t>infraestructura de TI</w:t>
      </w:r>
    </w:p>
    <w:p w14:paraId="7D6C0EC1" w14:textId="007AF930" w:rsidR="00EC760B" w:rsidRDefault="00EC760B" w:rsidP="00C7732D">
      <w:pPr>
        <w:pBdr>
          <w:bottom w:val="single" w:sz="6" w:space="1" w:color="auto"/>
        </w:pBdr>
        <w:rPr>
          <w:rFonts w:ascii="Roboto" w:hAnsi="Roboto"/>
        </w:rPr>
      </w:pPr>
      <w:r>
        <w:rPr>
          <w:rFonts w:ascii="Roboto" w:hAnsi="Roboto"/>
        </w:rPr>
        <w:t>Análisis de datos</w:t>
      </w:r>
    </w:p>
    <w:p w14:paraId="571452A3" w14:textId="7B19BE56" w:rsidR="00EC760B" w:rsidRDefault="00EC760B" w:rsidP="00C7732D">
      <w:pPr>
        <w:pBdr>
          <w:bottom w:val="single" w:sz="6" w:space="1" w:color="auto"/>
        </w:pBdr>
        <w:rPr>
          <w:rFonts w:ascii="Roboto" w:hAnsi="Roboto"/>
        </w:rPr>
      </w:pPr>
      <w:proofErr w:type="gramStart"/>
      <w:r>
        <w:rPr>
          <w:rFonts w:ascii="Roboto" w:hAnsi="Roboto"/>
        </w:rPr>
        <w:t>Administración  de</w:t>
      </w:r>
      <w:proofErr w:type="gramEnd"/>
      <w:r>
        <w:rPr>
          <w:rFonts w:ascii="Roboto" w:hAnsi="Roboto"/>
        </w:rPr>
        <w:t xml:space="preserve"> proyectos seguros</w:t>
      </w:r>
    </w:p>
    <w:p w14:paraId="56067CBE" w14:textId="1B2B430F" w:rsidR="00EC760B" w:rsidRDefault="00EC760B" w:rsidP="00C7732D">
      <w:pPr>
        <w:pBdr>
          <w:bottom w:val="single" w:sz="6" w:space="1" w:color="auto"/>
        </w:pBdr>
        <w:rPr>
          <w:rFonts w:ascii="Roboto" w:hAnsi="Roboto"/>
        </w:rPr>
      </w:pPr>
      <w:r>
        <w:rPr>
          <w:rFonts w:ascii="Roboto" w:hAnsi="Roboto"/>
        </w:rPr>
        <w:t>Redes y comunicaciones seguras</w:t>
      </w:r>
    </w:p>
    <w:p w14:paraId="2E33BEDD" w14:textId="625908FD" w:rsidR="00EC760B" w:rsidRDefault="00EC760B" w:rsidP="00C7732D">
      <w:pPr>
        <w:rPr>
          <w:rFonts w:ascii="Roboto" w:hAnsi="Roboto"/>
        </w:rPr>
      </w:pPr>
      <w:r>
        <w:rPr>
          <w:rFonts w:ascii="Roboto" w:hAnsi="Roboto"/>
        </w:rPr>
        <w:t xml:space="preserve">Desarrollo 1. Descargue NetBeans web y genere un proyecto bajo servidor de aplicativos </w:t>
      </w:r>
      <w:proofErr w:type="spellStart"/>
      <w:r>
        <w:rPr>
          <w:rFonts w:ascii="Roboto" w:hAnsi="Roboto"/>
        </w:rPr>
        <w:t>TomCat</w:t>
      </w:r>
      <w:proofErr w:type="spellEnd"/>
      <w:r>
        <w:rPr>
          <w:rFonts w:ascii="Roboto" w:hAnsi="Roboto"/>
        </w:rPr>
        <w:t xml:space="preserve"> con </w:t>
      </w:r>
    </w:p>
    <w:p w14:paraId="74AE64A1" w14:textId="6A365DE3" w:rsidR="00EC760B" w:rsidRDefault="00EC760B" w:rsidP="00C7732D">
      <w:pPr>
        <w:rPr>
          <w:rFonts w:ascii="Roboto" w:hAnsi="Roboto"/>
        </w:rPr>
      </w:pPr>
      <w:r>
        <w:rPr>
          <w:rFonts w:ascii="Roboto" w:hAnsi="Roboto"/>
        </w:rPr>
        <w:t xml:space="preserve">Usuario: </w:t>
      </w:r>
      <w:proofErr w:type="spellStart"/>
      <w:r>
        <w:rPr>
          <w:rFonts w:ascii="Roboto" w:hAnsi="Roboto"/>
        </w:rPr>
        <w:t>Bernalowsap</w:t>
      </w:r>
      <w:proofErr w:type="spellEnd"/>
    </w:p>
    <w:p w14:paraId="64182C24" w14:textId="59F09407" w:rsidR="00EC760B" w:rsidRDefault="00EC760B" w:rsidP="00C7732D">
      <w:pPr>
        <w:rPr>
          <w:rFonts w:ascii="Roboto" w:hAnsi="Roboto"/>
        </w:rPr>
      </w:pPr>
      <w:proofErr w:type="spellStart"/>
      <w:r>
        <w:rPr>
          <w:rFonts w:ascii="Roboto" w:hAnsi="Roboto"/>
        </w:rPr>
        <w:t>Password</w:t>
      </w:r>
      <w:proofErr w:type="spellEnd"/>
      <w:r>
        <w:rPr>
          <w:rFonts w:ascii="Roboto" w:hAnsi="Roboto"/>
        </w:rPr>
        <w:t xml:space="preserve">: Encriptado </w:t>
      </w:r>
      <w:proofErr w:type="spellStart"/>
      <w:r>
        <w:rPr>
          <w:rFonts w:ascii="Roboto" w:hAnsi="Roboto"/>
        </w:rPr>
        <w:t>shai</w:t>
      </w:r>
      <w:proofErr w:type="spellEnd"/>
      <w:r>
        <w:rPr>
          <w:rFonts w:ascii="Roboto" w:hAnsi="Roboto"/>
        </w:rPr>
        <w:t xml:space="preserve"> </w:t>
      </w:r>
      <w:r w:rsidR="000002EA">
        <w:rPr>
          <w:rFonts w:ascii="Roboto" w:hAnsi="Roboto"/>
        </w:rPr>
        <w:t>&gt;java1</w:t>
      </w:r>
    </w:p>
    <w:p w14:paraId="05E9F975" w14:textId="07F72BC7" w:rsidR="000002EA" w:rsidRDefault="000002EA" w:rsidP="00C7732D">
      <w:pPr>
        <w:rPr>
          <w:rFonts w:ascii="Roboto" w:hAnsi="Roboto"/>
        </w:rPr>
      </w:pPr>
      <w:r w:rsidRPr="000002EA">
        <w:rPr>
          <w:rFonts w:ascii="Roboto" w:hAnsi="Roboto"/>
        </w:rPr>
        <w:t>455765d5eed19715f100e22ca54016</w:t>
      </w:r>
      <w:r w:rsidR="00CF1F86" w:rsidRPr="000002EA">
        <w:rPr>
          <w:rFonts w:ascii="Roboto" w:hAnsi="Roboto"/>
        </w:rPr>
        <w:t>e3034f8820031</w:t>
      </w:r>
    </w:p>
    <w:p w14:paraId="1D85F8D9" w14:textId="77777777" w:rsidR="009920A6" w:rsidRDefault="009920A6" w:rsidP="00C7732D">
      <w:pPr>
        <w:rPr>
          <w:rFonts w:ascii="Roboto" w:hAnsi="Roboto"/>
        </w:rPr>
      </w:pPr>
    </w:p>
    <w:p w14:paraId="516DDDBB" w14:textId="7EE02360" w:rsidR="009920A6" w:rsidRDefault="009920A6">
      <w:pPr>
        <w:rPr>
          <w:rFonts w:ascii="Roboto" w:hAnsi="Roboto"/>
        </w:rPr>
      </w:pPr>
      <w:r>
        <w:rPr>
          <w:rFonts w:ascii="Roboto" w:hAnsi="Roboto"/>
        </w:rPr>
        <w:br w:type="page"/>
      </w:r>
    </w:p>
    <w:p w14:paraId="77BA0EE9" w14:textId="5F7B5C10" w:rsidR="009920A6" w:rsidRDefault="009920A6" w:rsidP="00C7732D">
      <w:pPr>
        <w:rPr>
          <w:rFonts w:ascii="Roboto" w:hAnsi="Roboto"/>
        </w:rPr>
      </w:pPr>
      <w:r>
        <w:rPr>
          <w:rFonts w:ascii="Roboto" w:hAnsi="Roboto"/>
        </w:rPr>
        <w:lastRenderedPageBreak/>
        <w:t>SESION 9 1ER PARCIAL</w:t>
      </w:r>
    </w:p>
    <w:p w14:paraId="63AE21DF" w14:textId="6229629E" w:rsidR="009920A6" w:rsidRDefault="009920A6" w:rsidP="00C7732D">
      <w:pPr>
        <w:rPr>
          <w:rFonts w:ascii="Roboto" w:hAnsi="Roboto"/>
        </w:rPr>
      </w:pPr>
      <w:r>
        <w:rPr>
          <w:rFonts w:ascii="Roboto" w:hAnsi="Roboto"/>
        </w:rPr>
        <w:t>Respaldos y repositorios de aplicación</w:t>
      </w:r>
    </w:p>
    <w:p w14:paraId="5AC88E1D" w14:textId="62168C0C" w:rsidR="009920A6" w:rsidRDefault="009920A6" w:rsidP="00C7732D">
      <w:pPr>
        <w:pBdr>
          <w:top w:val="single" w:sz="6" w:space="1" w:color="auto"/>
          <w:bottom w:val="single" w:sz="6" w:space="1" w:color="auto"/>
        </w:pBdr>
        <w:rPr>
          <w:rFonts w:ascii="Roboto" w:hAnsi="Roboto"/>
        </w:rPr>
      </w:pPr>
      <w:r>
        <w:rPr>
          <w:rFonts w:ascii="Roboto" w:hAnsi="Roboto"/>
        </w:rPr>
        <w:t>Objetivo: al finalizar la sesión el alumno identificara el respaldo y almacenamiento de proyecto en la nube</w:t>
      </w:r>
    </w:p>
    <w:p w14:paraId="0D80F046" w14:textId="0E915C98" w:rsidR="009920A6" w:rsidRDefault="009920A6" w:rsidP="00C7732D">
      <w:pPr>
        <w:rPr>
          <w:rFonts w:ascii="Roboto" w:hAnsi="Roboto"/>
        </w:rPr>
      </w:pPr>
      <w:r>
        <w:rPr>
          <w:rFonts w:ascii="Roboto" w:hAnsi="Roboto"/>
        </w:rPr>
        <w:t>Consideraciones teóricas</w:t>
      </w:r>
    </w:p>
    <w:p w14:paraId="4331618C" w14:textId="701B789F" w:rsidR="009920A6" w:rsidRDefault="009920A6" w:rsidP="00C7732D">
      <w:pPr>
        <w:rPr>
          <w:rFonts w:ascii="Roboto" w:hAnsi="Roboto"/>
        </w:rPr>
      </w:pPr>
      <w:r>
        <w:rPr>
          <w:rFonts w:ascii="Roboto" w:hAnsi="Roboto"/>
        </w:rPr>
        <w:t xml:space="preserve">Los principios de la </w:t>
      </w:r>
      <w:r>
        <w:rPr>
          <w:rFonts w:ascii="Roboto" w:hAnsi="Roboto"/>
        </w:rPr>
        <w:t>administración</w:t>
      </w:r>
      <w:r>
        <w:rPr>
          <w:rFonts w:ascii="Roboto" w:hAnsi="Roboto"/>
        </w:rPr>
        <w:t xml:space="preserve"> de la seguridad </w:t>
      </w:r>
      <w:r>
        <w:rPr>
          <w:rFonts w:ascii="Roboto" w:hAnsi="Roboto"/>
        </w:rPr>
        <w:t>informática</w:t>
      </w:r>
      <w:r>
        <w:rPr>
          <w:rFonts w:ascii="Roboto" w:hAnsi="Roboto"/>
        </w:rPr>
        <w:t xml:space="preserve"> en base a los fundamentos ISO 27000 y OWASP nos indican realizar respaldo</w:t>
      </w:r>
      <w:r>
        <w:rPr>
          <w:rFonts w:ascii="Roboto" w:hAnsi="Roboto"/>
        </w:rPr>
        <w:t xml:space="preserve">s y repositorios de proyectos en infraestructura de TI, desarrollo de aplicaciones en producción, para tal propósito se tiene un software repositorios en la nube como GITHUB, BUTBUKET, CETRIX </w:t>
      </w:r>
      <w:r>
        <w:rPr>
          <w:rFonts w:ascii="Roboto" w:hAnsi="Roboto"/>
        </w:rPr>
        <w:tab/>
        <w:t xml:space="preserve">que permiten desde computadores centrales y locales trabajar un túnel SSL </w:t>
      </w:r>
      <w:proofErr w:type="spellStart"/>
      <w:r>
        <w:rPr>
          <w:rFonts w:ascii="Roboto" w:hAnsi="Roboto"/>
        </w:rPr>
        <w:t>Segurity</w:t>
      </w:r>
      <w:proofErr w:type="spellEnd"/>
      <w:r>
        <w:rPr>
          <w:rFonts w:ascii="Roboto" w:hAnsi="Roboto"/>
        </w:rPr>
        <w:t xml:space="preserve"> Socket </w:t>
      </w:r>
      <w:proofErr w:type="spellStart"/>
      <w:r>
        <w:rPr>
          <w:rFonts w:ascii="Roboto" w:hAnsi="Roboto"/>
        </w:rPr>
        <w:t>Layer</w:t>
      </w:r>
      <w:proofErr w:type="spellEnd"/>
      <w:r>
        <w:rPr>
          <w:rFonts w:ascii="Roboto" w:hAnsi="Roboto"/>
        </w:rPr>
        <w:t xml:space="preserve"> hasta repositorios de almacenamiento y respaldo en la nube.</w:t>
      </w:r>
    </w:p>
    <w:p w14:paraId="3FE90446" w14:textId="3E157129" w:rsidR="009920A6" w:rsidRDefault="009920A6" w:rsidP="00C7732D">
      <w:pPr>
        <w:pBdr>
          <w:bottom w:val="single" w:sz="6" w:space="1" w:color="auto"/>
        </w:pBdr>
        <w:rPr>
          <w:rFonts w:ascii="Roboto" w:hAnsi="Roboto"/>
        </w:rPr>
      </w:pPr>
      <w:r>
        <w:rPr>
          <w:rFonts w:ascii="Roboto" w:hAnsi="Roboto"/>
        </w:rPr>
        <w:t xml:space="preserve">Git es una terminal local en fragmento Linux con bibliotecas y núcleo de administración seguro SSH para ser el enlace puente en la nube de GITHUB plataforma de administración y control de proyectos e información </w:t>
      </w:r>
    </w:p>
    <w:p w14:paraId="0A58743C" w14:textId="5DFF8232" w:rsidR="009920A6" w:rsidRDefault="009920A6" w:rsidP="00C7732D">
      <w:pPr>
        <w:rPr>
          <w:rFonts w:ascii="Roboto" w:hAnsi="Roboto"/>
        </w:rPr>
      </w:pPr>
      <w:r>
        <w:rPr>
          <w:rFonts w:ascii="Roboto" w:hAnsi="Roboto"/>
        </w:rPr>
        <w:t>Desarrollo.</w:t>
      </w:r>
    </w:p>
    <w:p w14:paraId="3762E05F" w14:textId="4509A6AE" w:rsidR="009920A6" w:rsidRDefault="009920A6" w:rsidP="00C7732D">
      <w:pPr>
        <w:pBdr>
          <w:bottom w:val="single" w:sz="6" w:space="1" w:color="auto"/>
        </w:pBdr>
        <w:rPr>
          <w:rFonts w:ascii="Roboto" w:hAnsi="Roboto"/>
        </w:rPr>
      </w:pPr>
      <w:r>
        <w:rPr>
          <w:rFonts w:ascii="Roboto" w:hAnsi="Roboto"/>
        </w:rPr>
        <w:t>Genere un proyecto JAVA WEB particionado en 3 secciones, tipo responsivo-adaptativo (</w:t>
      </w:r>
      <w:proofErr w:type="spellStart"/>
      <w:r>
        <w:rPr>
          <w:rFonts w:ascii="Roboto" w:hAnsi="Roboto"/>
        </w:rPr>
        <w:t>BootsTrap</w:t>
      </w:r>
      <w:proofErr w:type="spellEnd"/>
      <w:r>
        <w:rPr>
          <w:rFonts w:ascii="Roboto" w:hAnsi="Roboto"/>
        </w:rPr>
        <w:t xml:space="preserve">) y agregue </w:t>
      </w:r>
      <w:r w:rsidR="00860CAE">
        <w:rPr>
          <w:rFonts w:ascii="Roboto" w:hAnsi="Roboto"/>
        </w:rPr>
        <w:t>este mismo proyecto a un respaldo repositorio en GITHUB</w:t>
      </w:r>
    </w:p>
    <w:p w14:paraId="75D21611" w14:textId="77777777" w:rsidR="00860CAE" w:rsidRPr="005B3FC8" w:rsidRDefault="00860CAE" w:rsidP="00C7732D">
      <w:pPr>
        <w:rPr>
          <w:rFonts w:ascii="Roboto" w:hAnsi="Roboto"/>
        </w:rPr>
      </w:pPr>
    </w:p>
    <w:sectPr w:rsidR="00860CAE" w:rsidRPr="005B3FC8" w:rsidSect="004632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789F"/>
    <w:multiLevelType w:val="hybridMultilevel"/>
    <w:tmpl w:val="320083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21D55"/>
    <w:multiLevelType w:val="hybridMultilevel"/>
    <w:tmpl w:val="38AEB2F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1021D2D"/>
    <w:multiLevelType w:val="hybridMultilevel"/>
    <w:tmpl w:val="8DD6B38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6141E6F"/>
    <w:multiLevelType w:val="hybridMultilevel"/>
    <w:tmpl w:val="08D079A2"/>
    <w:lvl w:ilvl="0" w:tplc="6422D78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2105414774">
    <w:abstractNumId w:val="0"/>
  </w:num>
  <w:num w:numId="2" w16cid:durableId="1317108929">
    <w:abstractNumId w:val="2"/>
  </w:num>
  <w:num w:numId="3" w16cid:durableId="240604323">
    <w:abstractNumId w:val="3"/>
  </w:num>
  <w:num w:numId="4" w16cid:durableId="20078531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IO BERNAL FIGUEROA">
    <w15:presenceInfo w15:providerId="AD" w15:userId="S::abernal0618@df.conalep.edu.mx::1e894e7f-0bfe-403a-968d-e490fc692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36"/>
    <w:rsid w:val="000002EA"/>
    <w:rsid w:val="00041970"/>
    <w:rsid w:val="00062B38"/>
    <w:rsid w:val="00077521"/>
    <w:rsid w:val="0009017D"/>
    <w:rsid w:val="00096AAB"/>
    <w:rsid w:val="000B4E36"/>
    <w:rsid w:val="000C3ADD"/>
    <w:rsid w:val="000F5DA0"/>
    <w:rsid w:val="00175A5C"/>
    <w:rsid w:val="00204B96"/>
    <w:rsid w:val="002201F2"/>
    <w:rsid w:val="00246E89"/>
    <w:rsid w:val="00282CE0"/>
    <w:rsid w:val="002C6C2E"/>
    <w:rsid w:val="002D16D0"/>
    <w:rsid w:val="002F5216"/>
    <w:rsid w:val="00317393"/>
    <w:rsid w:val="00335CF3"/>
    <w:rsid w:val="003775DD"/>
    <w:rsid w:val="00453B19"/>
    <w:rsid w:val="00463251"/>
    <w:rsid w:val="00464F47"/>
    <w:rsid w:val="004B411B"/>
    <w:rsid w:val="004C00D1"/>
    <w:rsid w:val="00547977"/>
    <w:rsid w:val="005B3FC8"/>
    <w:rsid w:val="005D09F5"/>
    <w:rsid w:val="005E21F0"/>
    <w:rsid w:val="005E7AD4"/>
    <w:rsid w:val="005F1592"/>
    <w:rsid w:val="006B75E1"/>
    <w:rsid w:val="006E0FDD"/>
    <w:rsid w:val="0070083E"/>
    <w:rsid w:val="00707A82"/>
    <w:rsid w:val="008542C7"/>
    <w:rsid w:val="00860CAE"/>
    <w:rsid w:val="0088506F"/>
    <w:rsid w:val="00895C8D"/>
    <w:rsid w:val="008E6EEE"/>
    <w:rsid w:val="008F5308"/>
    <w:rsid w:val="008F61B7"/>
    <w:rsid w:val="009246C8"/>
    <w:rsid w:val="00965910"/>
    <w:rsid w:val="009920A6"/>
    <w:rsid w:val="009C2DFC"/>
    <w:rsid w:val="009E3722"/>
    <w:rsid w:val="00A036AB"/>
    <w:rsid w:val="00A13468"/>
    <w:rsid w:val="00A15475"/>
    <w:rsid w:val="00A35710"/>
    <w:rsid w:val="00A95B02"/>
    <w:rsid w:val="00AF3475"/>
    <w:rsid w:val="00B149C1"/>
    <w:rsid w:val="00B51CC5"/>
    <w:rsid w:val="00B7718C"/>
    <w:rsid w:val="00BB09EF"/>
    <w:rsid w:val="00C473A9"/>
    <w:rsid w:val="00C67F49"/>
    <w:rsid w:val="00C7732D"/>
    <w:rsid w:val="00C86BB8"/>
    <w:rsid w:val="00CD429A"/>
    <w:rsid w:val="00CF1F86"/>
    <w:rsid w:val="00D25923"/>
    <w:rsid w:val="00D67481"/>
    <w:rsid w:val="00DB4780"/>
    <w:rsid w:val="00DD5699"/>
    <w:rsid w:val="00E1238B"/>
    <w:rsid w:val="00E3200D"/>
    <w:rsid w:val="00EC2715"/>
    <w:rsid w:val="00EC760B"/>
    <w:rsid w:val="00F03908"/>
    <w:rsid w:val="00F827BE"/>
    <w:rsid w:val="00F87490"/>
    <w:rsid w:val="00FE1A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46E7A"/>
  <w15:chartTrackingRefBased/>
  <w15:docId w15:val="{14B70469-1659-46F7-8CDC-AF63D7E4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1592"/>
    <w:pPr>
      <w:ind w:left="720"/>
      <w:contextualSpacing/>
    </w:pPr>
  </w:style>
  <w:style w:type="paragraph" w:styleId="Revisin">
    <w:name w:val="Revision"/>
    <w:hidden/>
    <w:uiPriority w:val="99"/>
    <w:semiHidden/>
    <w:rsid w:val="00E320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26</Pages>
  <Words>3385</Words>
  <Characters>18622</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BERNAL FIGUEROA</dc:creator>
  <cp:keywords/>
  <dc:description/>
  <cp:lastModifiedBy>ANTONIO BERNAL FIGUEROA</cp:lastModifiedBy>
  <cp:revision>16</cp:revision>
  <dcterms:created xsi:type="dcterms:W3CDTF">2024-01-25T15:28:00Z</dcterms:created>
  <dcterms:modified xsi:type="dcterms:W3CDTF">2024-02-20T15:46:00Z</dcterms:modified>
</cp:coreProperties>
</file>